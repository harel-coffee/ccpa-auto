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0EDA0A" w14:textId="77777777" w:rsidR="00F148FE" w:rsidRDefault="00F148FE">
      <w:r>
        <w:t>How does the diversity within a closely related group of organisms affect the outcome of their co-culture?</w:t>
      </w:r>
    </w:p>
    <w:p w14:paraId="0BCF6D34" w14:textId="77777777" w:rsidR="00F148FE" w:rsidRDefault="00F148FE" w:rsidP="00F148FE">
      <w:pPr>
        <w:pStyle w:val="ListParagraph"/>
        <w:numPr>
          <w:ilvl w:val="0"/>
          <w:numId w:val="1"/>
        </w:numPr>
      </w:pPr>
      <w:r>
        <w:t>During the initial contact (strains that had been separated and grown axenically in the lab for thousands of generations)</w:t>
      </w:r>
    </w:p>
    <w:p w14:paraId="2F9D26E1" w14:textId="77777777" w:rsidR="00F148FE" w:rsidRDefault="00F148FE" w:rsidP="00F148FE">
      <w:pPr>
        <w:pStyle w:val="ListParagraph"/>
        <w:numPr>
          <w:ilvl w:val="0"/>
          <w:numId w:val="1"/>
        </w:numPr>
      </w:pPr>
      <w:r>
        <w:t>After the strains have “spent time together”, potentially adapting/acclimating to living together under different environmental conditions.</w:t>
      </w:r>
    </w:p>
    <w:p w14:paraId="3AE9480D" w14:textId="77777777" w:rsidR="00655E9C" w:rsidRDefault="00F148FE">
      <w:r>
        <w:t xml:space="preserve">Pro cannot live alone – they need interactions to survive </w:t>
      </w:r>
    </w:p>
    <w:p w14:paraId="227DEB0C" w14:textId="77777777" w:rsidR="005F149F" w:rsidRDefault="005F149F"/>
    <w:p w14:paraId="53AEFA68" w14:textId="77777777" w:rsidR="005F149F" w:rsidRDefault="005F149F">
      <w:r>
        <w:t>Main observations:</w:t>
      </w:r>
    </w:p>
    <w:p w14:paraId="7AC959D2" w14:textId="77777777" w:rsidR="005F149F" w:rsidRDefault="005F149F" w:rsidP="005F149F">
      <w:pPr>
        <w:pStyle w:val="ListParagraph"/>
        <w:numPr>
          <w:ilvl w:val="0"/>
          <w:numId w:val="2"/>
        </w:numPr>
      </w:pPr>
      <w:r>
        <w:t>During the initial contact</w:t>
      </w:r>
    </w:p>
    <w:p w14:paraId="1987B8AA" w14:textId="14C47A8C" w:rsidR="005F149F" w:rsidRDefault="005F149F" w:rsidP="005F149F">
      <w:pPr>
        <w:pStyle w:val="ListParagraph"/>
        <w:numPr>
          <w:ilvl w:val="1"/>
          <w:numId w:val="2"/>
        </w:numPr>
        <w:rPr>
          <w:ins w:id="0" w:author="wosnat" w:date="2019-12-23T23:51:00Z"/>
        </w:rPr>
      </w:pPr>
      <w:r>
        <w:t>Large difference between 9313 to all others (only 9313 is inhibited)</w:t>
      </w:r>
    </w:p>
    <w:p w14:paraId="509E1517" w14:textId="20CDBB9F" w:rsidR="00DD21E9" w:rsidRDefault="00DD21E9" w:rsidP="00DD21E9">
      <w:pPr>
        <w:pStyle w:val="ListParagraph"/>
        <w:ind w:left="1440"/>
        <w:rPr>
          <w:ins w:id="1" w:author="wosnat" w:date="2019-12-23T23:51:00Z"/>
        </w:rPr>
      </w:pPr>
      <w:ins w:id="2" w:author="wosnat" w:date="2019-12-23T23:51:00Z">
        <w:del w:id="3" w:author="Osnat" w:date="2019-12-31T14:25:00Z">
          <w:r w:rsidDel="004E3589">
            <w:rPr>
              <w:noProof/>
            </w:rPr>
            <w:drawing>
              <wp:inline distT="0" distB="0" distL="0" distR="0" wp14:anchorId="44657A45" wp14:editId="0FA3848D">
                <wp:extent cx="5486400" cy="2789555"/>
                <wp:effectExtent l="0" t="0" r="0" b="0"/>
                <wp:docPr id="8" name="Picture 8" descr="C:\Users\wosnat\AppData\Local\Microsoft\Windows\INetCache\Content.MSO\D9DB097E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wosnat\AppData\Local\Microsoft\Windows\INetCache\Content.MSO\D9DB097E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278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76CFC23A" w14:textId="1E29D6FC" w:rsidR="00DD21E9" w:rsidRDefault="00DD21E9" w:rsidP="00A8147C">
      <w:pPr>
        <w:pStyle w:val="ListParagraph"/>
        <w:ind w:left="1440"/>
        <w:pPrChange w:id="4" w:author="wosnat" w:date="2019-12-23T23:51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5" w:author="wosnat" w:date="2019-12-23T23:52:00Z">
        <w:del w:id="6" w:author="Osnat" w:date="2019-12-31T14:25:00Z">
          <w:r w:rsidDel="004E3589">
            <w:rPr>
              <w:noProof/>
            </w:rPr>
            <w:drawing>
              <wp:inline distT="0" distB="0" distL="0" distR="0" wp14:anchorId="7CFFA653" wp14:editId="0D45F14D">
                <wp:extent cx="5486400" cy="2763520"/>
                <wp:effectExtent l="0" t="0" r="0" b="0"/>
                <wp:docPr id="9" name="Picture 9" descr="C:\Users\wosnat\AppData\Local\Microsoft\Windows\INetCache\Content.MSO\EEABF23C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wosnat\AppData\Local\Microsoft\Windows\INetCache\Content.MSO\EEABF23C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276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7" w:author="Osnat" w:date="2019-12-31T14:34:00Z">
        <w:r w:rsidR="00A8147C" w:rsidRPr="00A8147C">
          <w:drawing>
            <wp:inline distT="0" distB="0" distL="0" distR="0" wp14:anchorId="46295325" wp14:editId="18A034EF">
              <wp:extent cx="5486400" cy="2575560"/>
              <wp:effectExtent l="0" t="0" r="0" b="0"/>
              <wp:docPr id="6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8"/>
                      <pic:cNvPicPr>
                        <a:picLocks noChangeAspect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5755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F70231" w14:textId="77777777" w:rsidR="001632FF" w:rsidRDefault="001632FF" w:rsidP="001632FF">
      <w:pPr>
        <w:pStyle w:val="ListParagraph"/>
        <w:ind w:left="1440"/>
        <w:rPr>
          <w:ins w:id="8" w:author="Osnat" w:date="2019-12-31T14:45:00Z"/>
        </w:rPr>
        <w:pPrChange w:id="9" w:author="Osnat" w:date="2019-12-31T14:45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r>
        <w:rPr>
          <w:rStyle w:val="CommentReference"/>
        </w:rPr>
        <w:commentReference w:id="10"/>
      </w:r>
    </w:p>
    <w:p w14:paraId="06C4107A" w14:textId="2B3E8EBF" w:rsidR="005F149F" w:rsidRDefault="005F149F" w:rsidP="005F149F">
      <w:pPr>
        <w:pStyle w:val="ListParagraph"/>
        <w:numPr>
          <w:ilvl w:val="1"/>
          <w:numId w:val="2"/>
        </w:numPr>
        <w:rPr>
          <w:ins w:id="11" w:author="Osnat" w:date="2019-12-23T12:16:00Z"/>
        </w:rPr>
      </w:pPr>
      <w:proofErr w:type="gramStart"/>
      <w:r>
        <w:t>More subtle</w:t>
      </w:r>
      <w:proofErr w:type="gramEnd"/>
      <w:r>
        <w:t xml:space="preserve"> differences between other strains (i.e. can differentiate between them in a PCA). No clear differences between </w:t>
      </w:r>
      <w:proofErr w:type="spellStart"/>
      <w:r>
        <w:t>Alteromonas</w:t>
      </w:r>
      <w:proofErr w:type="spellEnd"/>
    </w:p>
    <w:p w14:paraId="2AB8CD12" w14:textId="02A5BB24" w:rsidR="00F87F30" w:rsidRDefault="00F87F30">
      <w:pPr>
        <w:pStyle w:val="ListParagraph"/>
        <w:ind w:left="1440"/>
        <w:rPr>
          <w:ins w:id="12" w:author="wosnat" w:date="2019-12-23T23:27:00Z"/>
          <w:b/>
          <w:bCs/>
        </w:rPr>
      </w:pPr>
      <w:ins w:id="13" w:author="Osnat" w:date="2019-12-23T12:16:00Z">
        <w:r w:rsidRPr="00F87F30">
          <w:rPr>
            <w:b/>
            <w:bCs/>
            <w:rPrChange w:id="14" w:author="Osnat" w:date="2019-12-23T12:17:00Z">
              <w:rPr/>
            </w:rPrChange>
          </w:rPr>
          <w:t>PCA experiment 1 (ALT/PRO)</w:t>
        </w:r>
      </w:ins>
      <w:ins w:id="15" w:author="דניאל שר" w:date="2019-12-24T16:26:00Z">
        <w:r w:rsidR="000E6C09">
          <w:rPr>
            <w:b/>
            <w:bCs/>
          </w:rPr>
          <w:t xml:space="preserve"> * change symbol between 1A3 and DE (so DE1 and DE are similar)</w:t>
        </w:r>
      </w:ins>
    </w:p>
    <w:p w14:paraId="42639D33" w14:textId="2122D34F" w:rsidR="00E043B2" w:rsidRDefault="00E043B2">
      <w:pPr>
        <w:pStyle w:val="ListParagraph"/>
        <w:ind w:left="1440"/>
        <w:rPr>
          <w:ins w:id="16" w:author="wosnat" w:date="2019-12-23T23:26:00Z"/>
          <w:b/>
          <w:bCs/>
        </w:rPr>
      </w:pPr>
      <w:ins w:id="17" w:author="wosnat" w:date="2019-12-23T23:35:00Z">
        <w:del w:id="18" w:author="Osnat" w:date="2019-12-31T14:21:00Z">
          <w:r w:rsidDel="004E3589">
            <w:rPr>
              <w:noProof/>
              <w:color w:val="FF0000"/>
            </w:rPr>
            <w:drawing>
              <wp:inline distT="0" distB="0" distL="0" distR="0" wp14:anchorId="2626F7D1" wp14:editId="50112F87">
                <wp:extent cx="5486400" cy="4162425"/>
                <wp:effectExtent l="0" t="0" r="0" b="9525"/>
                <wp:docPr id="3" name="Picture 3" descr="C:\Users\wosnat\AppData\Local\Microsoft\Windows\INetCache\Content.MSO\55668133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wosnat\AppData\Local\Microsoft\Windows\INetCache\Content.MSO\55668133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416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1A6568FD" w14:textId="749D938C" w:rsidR="004E3589" w:rsidRDefault="00A8147C" w:rsidP="00A8147C">
      <w:pPr>
        <w:rPr>
          <w:ins w:id="19" w:author="Osnat" w:date="2019-12-31T14:35:00Z"/>
          <w:b/>
          <w:bCs/>
        </w:rPr>
        <w:pPrChange w:id="20" w:author="Osnat" w:date="2019-12-31T14:2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21" w:author="Osnat" w:date="2019-12-31T14:35:00Z">
        <w:r w:rsidRPr="00A8147C">
          <w:rPr>
            <w:b/>
            <w:bCs/>
          </w:rPr>
          <w:lastRenderedPageBreak/>
          <w:drawing>
            <wp:inline distT="0" distB="0" distL="0" distR="0" wp14:anchorId="5B536010" wp14:editId="375628A5">
              <wp:extent cx="4645582" cy="3245455"/>
              <wp:effectExtent l="0" t="0" r="3175" b="0"/>
              <wp:docPr id="17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0"/>
                      <pic:cNvPicPr>
                        <a:picLocks noChangeAspect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9353" cy="32550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3244C3" w14:textId="1A5F653F" w:rsidR="00A8147C" w:rsidRDefault="00A8147C" w:rsidP="00A8147C">
      <w:pPr>
        <w:rPr>
          <w:ins w:id="22" w:author="Osnat" w:date="2019-12-31T14:35:00Z"/>
          <w:b/>
          <w:bCs/>
        </w:rPr>
        <w:pPrChange w:id="23" w:author="Osnat" w:date="2019-12-31T14:2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</w:p>
    <w:p w14:paraId="58BBE6BF" w14:textId="77777777" w:rsidR="00A8147C" w:rsidRPr="004E3589" w:rsidRDefault="00A8147C" w:rsidP="00A8147C">
      <w:pPr>
        <w:rPr>
          <w:b/>
          <w:bCs/>
          <w:rPrChange w:id="24" w:author="Osnat" w:date="2019-12-31T14:22:00Z">
            <w:rPr/>
          </w:rPrChange>
        </w:rPr>
        <w:pPrChange w:id="25" w:author="Osnat" w:date="2019-12-31T14:2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</w:p>
    <w:p w14:paraId="6E30B76D" w14:textId="21172D70" w:rsidR="00E043B2" w:rsidRDefault="00E043B2" w:rsidP="004E3589">
      <w:pPr>
        <w:rPr>
          <w:ins w:id="26" w:author="wosnat" w:date="2019-12-23T23:35:00Z"/>
        </w:rPr>
      </w:pPr>
      <w:ins w:id="27" w:author="wosnat" w:date="2019-12-23T23:35:00Z">
        <w:r>
          <w:br w:type="page"/>
        </w:r>
      </w:ins>
      <w:r w:rsidR="001632FF">
        <w:rPr>
          <w:rStyle w:val="CommentReference"/>
        </w:rPr>
        <w:commentReference w:id="28"/>
      </w:r>
    </w:p>
    <w:p w14:paraId="0EA00096" w14:textId="7C6FF5AC" w:rsidR="005F149F" w:rsidRDefault="005F149F" w:rsidP="005F149F">
      <w:pPr>
        <w:pStyle w:val="ListParagraph"/>
        <w:numPr>
          <w:ilvl w:val="1"/>
          <w:numId w:val="2"/>
        </w:numPr>
        <w:rPr>
          <w:ins w:id="29" w:author="Osnat" w:date="2019-12-23T12:20:00Z"/>
        </w:rPr>
      </w:pPr>
      <w:r>
        <w:lastRenderedPageBreak/>
        <w:t>The main differences are during the late stages (long term starvation) in the dynamics of decrease and in the final (not really steady-state) FL</w:t>
      </w:r>
    </w:p>
    <w:p w14:paraId="2B433430" w14:textId="77777777" w:rsidR="00F87F30" w:rsidRDefault="00F87F30">
      <w:pPr>
        <w:pStyle w:val="ListParagraph"/>
        <w:ind w:left="1440"/>
        <w:rPr>
          <w:ins w:id="30" w:author="Osnat" w:date="2019-12-23T12:27:00Z"/>
          <w:b/>
          <w:bCs/>
        </w:rPr>
        <w:pPrChange w:id="31" w:author="Osnat" w:date="2019-12-23T12:20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32" w:author="Osnat" w:date="2019-12-23T12:20:00Z">
        <w:r w:rsidRPr="00F87F30">
          <w:rPr>
            <w:b/>
            <w:bCs/>
            <w:rPrChange w:id="33" w:author="Osnat" w:date="2019-12-23T12:24:00Z">
              <w:rPr/>
            </w:rPrChange>
          </w:rPr>
          <w:t>Important days e1: aligned to max, not aligned</w:t>
        </w:r>
      </w:ins>
    </w:p>
    <w:p w14:paraId="4C35EA08" w14:textId="521C11BC" w:rsidR="00AD4686" w:rsidRDefault="00AD4686">
      <w:pPr>
        <w:pStyle w:val="ListParagraph"/>
        <w:ind w:left="1440"/>
        <w:rPr>
          <w:ins w:id="34" w:author="wosnat" w:date="2019-12-23T23:37:00Z"/>
          <w:b/>
          <w:bCs/>
        </w:rPr>
      </w:pPr>
      <w:ins w:id="35" w:author="Osnat" w:date="2019-12-23T12:29:00Z">
        <w:r>
          <w:rPr>
            <w:b/>
            <w:bCs/>
          </w:rPr>
          <w:t xml:space="preserve">e1 </w:t>
        </w:r>
      </w:ins>
      <w:ins w:id="36" w:author="Osnat" w:date="2019-12-23T12:28:00Z">
        <w:r>
          <w:rPr>
            <w:b/>
            <w:bCs/>
          </w:rPr>
          <w:t xml:space="preserve">AUC/mean decline bar chart </w:t>
        </w:r>
      </w:ins>
    </w:p>
    <w:p w14:paraId="19E13636" w14:textId="6BF1B4C7" w:rsidR="00064EA8" w:rsidRDefault="00064EA8">
      <w:pPr>
        <w:pStyle w:val="ListParagraph"/>
        <w:ind w:left="1440"/>
        <w:rPr>
          <w:ins w:id="37" w:author="wosnat" w:date="2019-12-23T23:39:00Z"/>
          <w:b/>
          <w:bCs/>
        </w:rPr>
      </w:pPr>
      <w:ins w:id="38" w:author="wosnat" w:date="2019-12-23T23:39:00Z">
        <w:r>
          <w:rPr>
            <w:b/>
            <w:bCs/>
            <w:noProof/>
          </w:rPr>
          <w:drawing>
            <wp:inline distT="0" distB="0" distL="0" distR="0" wp14:anchorId="138F5492" wp14:editId="073DE11C">
              <wp:extent cx="5486400" cy="3944620"/>
              <wp:effectExtent l="0" t="0" r="0" b="0"/>
              <wp:docPr id="4" name="Picture 4" descr="C:\Users\wosnat\AppData\Local\Microsoft\Windows\INetCache\Content.MSO\8191F366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wosnat\AppData\Local\Microsoft\Windows\INetCache\Content.MSO\8191F366.tmp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394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2C57AF1" w14:textId="743B0975" w:rsidR="00064EA8" w:rsidRDefault="00064EA8" w:rsidP="00064EA8">
      <w:pPr>
        <w:pStyle w:val="ListParagraph"/>
        <w:ind w:left="1440"/>
        <w:rPr>
          <w:ins w:id="39" w:author="wosnat" w:date="2019-12-23T23:41:00Z"/>
          <w:b/>
          <w:bCs/>
        </w:rPr>
      </w:pPr>
      <w:ins w:id="40" w:author="wosnat" w:date="2019-12-23T23:41:00Z">
        <w:r>
          <w:rPr>
            <w:b/>
            <w:bCs/>
            <w:noProof/>
          </w:rPr>
          <w:drawing>
            <wp:inline distT="0" distB="0" distL="0" distR="0" wp14:anchorId="1A0BF71A" wp14:editId="395E5DA3">
              <wp:extent cx="5486400" cy="1003935"/>
              <wp:effectExtent l="0" t="0" r="0" b="5715"/>
              <wp:docPr id="7" name="Picture 7" descr="C:\Users\wosnat\AppData\Local\Microsoft\Windows\INetCache\Content.MSO\93B2BDF0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C:\Users\wosnat\AppData\Local\Microsoft\Windows\INetCache\Content.MSO\93B2BDF0.tmp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1003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7E6C624" w14:textId="63FD2D62" w:rsidR="00064EA8" w:rsidRDefault="00064EA8" w:rsidP="00064EA8">
      <w:pPr>
        <w:pStyle w:val="ListParagraph"/>
        <w:ind w:left="1440"/>
        <w:rPr>
          <w:ins w:id="41" w:author="wosnat" w:date="2019-12-23T23:52:00Z"/>
          <w:b/>
          <w:bCs/>
        </w:rPr>
      </w:pPr>
    </w:p>
    <w:p w14:paraId="02C300B7" w14:textId="6C0FCD5A" w:rsidR="00DD21E9" w:rsidRDefault="00B22ACF" w:rsidP="00064EA8">
      <w:pPr>
        <w:pStyle w:val="ListParagraph"/>
        <w:ind w:left="1440"/>
        <w:rPr>
          <w:ins w:id="42" w:author="wosnat" w:date="2019-12-24T00:47:00Z"/>
          <w:b/>
          <w:bCs/>
        </w:rPr>
      </w:pPr>
      <w:ins w:id="43" w:author="wosnat" w:date="2019-12-24T00:47:00Z">
        <w:del w:id="44" w:author="Osnat" w:date="2019-12-31T14:43:00Z">
          <w:r w:rsidDel="00A8147C">
            <w:rPr>
              <w:b/>
              <w:bCs/>
              <w:noProof/>
            </w:rPr>
            <w:drawing>
              <wp:inline distT="0" distB="0" distL="0" distR="0" wp14:anchorId="6F8F89B8" wp14:editId="3545ED5B">
                <wp:extent cx="4029075" cy="4029075"/>
                <wp:effectExtent l="0" t="0" r="9525" b="9525"/>
                <wp:docPr id="10" name="Picture 10" descr="C:\Users\wosnat\AppData\Local\Microsoft\Windows\INetCache\Content.MSO\BBC9DFAA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wosnat\AppData\Local\Microsoft\Windows\INetCache\Content.MSO\BBC9DFAA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29075" cy="402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1D79BB0F" w14:textId="0FE730CD" w:rsidR="00B22ACF" w:rsidRDefault="00B22ACF" w:rsidP="00064EA8">
      <w:pPr>
        <w:pStyle w:val="ListParagraph"/>
        <w:ind w:left="1440"/>
        <w:rPr>
          <w:ins w:id="45" w:author="wosnat" w:date="2019-12-24T01:10:00Z"/>
          <w:b/>
          <w:bCs/>
        </w:rPr>
      </w:pPr>
      <w:ins w:id="46" w:author="wosnat" w:date="2019-12-24T00:48:00Z">
        <w:del w:id="47" w:author="Osnat" w:date="2019-12-31T14:43:00Z">
          <w:r w:rsidDel="00A8147C">
            <w:rPr>
              <w:b/>
              <w:bCs/>
              <w:noProof/>
            </w:rPr>
            <w:drawing>
              <wp:inline distT="0" distB="0" distL="0" distR="0" wp14:anchorId="2B36734F" wp14:editId="3347D009">
                <wp:extent cx="3657600" cy="3657600"/>
                <wp:effectExtent l="0" t="0" r="0" b="0"/>
                <wp:docPr id="11" name="Picture 11" descr="C:\Users\wosnat\AppData\Local\Microsoft\Windows\INetCache\Content.MSO\B7EF2548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C:\Users\wosnat\AppData\Local\Microsoft\Windows\INetCache\Content.MSO\B7EF2548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77D35BF4" w14:textId="7B5A228F" w:rsidR="00181007" w:rsidRPr="00F87F30" w:rsidRDefault="00181007" w:rsidP="00A8147C">
      <w:pPr>
        <w:pStyle w:val="ListParagraph"/>
        <w:ind w:left="1440"/>
        <w:rPr>
          <w:b/>
          <w:bCs/>
          <w:rPrChange w:id="48" w:author="Osnat" w:date="2019-12-23T12:24:00Z">
            <w:rPr/>
          </w:rPrChange>
        </w:rPr>
        <w:pPrChange w:id="49" w:author="wosnat" w:date="2019-12-23T23:40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50" w:author="wosnat" w:date="2019-12-24T01:10:00Z">
        <w:del w:id="51" w:author="Osnat" w:date="2019-12-31T14:39:00Z">
          <w:r w:rsidDel="00A8147C">
            <w:rPr>
              <w:b/>
              <w:bCs/>
              <w:noProof/>
            </w:rPr>
            <w:lastRenderedPageBreak/>
            <w:drawing>
              <wp:inline distT="0" distB="0" distL="0" distR="0" wp14:anchorId="05E63F7C" wp14:editId="28FD3B67">
                <wp:extent cx="5486400" cy="3472180"/>
                <wp:effectExtent l="0" t="0" r="0" b="0"/>
                <wp:docPr id="12" name="Picture 12" descr="C:\Users\wosnat\AppData\Local\Microsoft\Windows\INetCache\Content.MSO\FE1EE296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wosnat\AppData\Local\Microsoft\Windows\INetCache\Content.MSO\FE1EE296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3472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52" w:author="Osnat" w:date="2019-12-31T14:40:00Z">
        <w:r w:rsidR="00A8147C" w:rsidRPr="00A8147C">
          <w:rPr>
            <w:b/>
            <w:bCs/>
          </w:rPr>
          <w:drawing>
            <wp:inline distT="0" distB="0" distL="0" distR="0" wp14:anchorId="4BECAF5A" wp14:editId="520FDCA5">
              <wp:extent cx="3819525" cy="3400425"/>
              <wp:effectExtent l="0" t="0" r="9525" b="9525"/>
              <wp:docPr id="20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2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9525" cy="3400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601184" w14:textId="77777777" w:rsidR="005F149F" w:rsidRDefault="005F149F" w:rsidP="0008785A">
      <w:pPr>
        <w:rPr>
          <w:color w:val="FF0000"/>
        </w:rPr>
      </w:pPr>
      <w:r w:rsidRPr="00CD4BC4">
        <w:rPr>
          <w:color w:val="FF0000"/>
        </w:rPr>
        <w:t>Figure: all growth curves (log-transformed)</w:t>
      </w:r>
      <w:r w:rsidR="0008785A">
        <w:rPr>
          <w:color w:val="FF0000"/>
        </w:rPr>
        <w:t xml:space="preserve"> from exp 1</w:t>
      </w:r>
    </w:p>
    <w:p w14:paraId="3F8CE246" w14:textId="77777777" w:rsidR="0008785A" w:rsidRDefault="0008785A" w:rsidP="005F149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2919B14" wp14:editId="26F6ECD7">
            <wp:extent cx="5741900" cy="2879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66" cy="2906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D171CC" w14:textId="77777777" w:rsidR="00AA0BB5" w:rsidRPr="0008785A" w:rsidRDefault="0008785A" w:rsidP="0008785A">
      <w:pPr>
        <w:numPr>
          <w:ilvl w:val="0"/>
          <w:numId w:val="4"/>
        </w:numPr>
      </w:pPr>
      <w:r w:rsidRPr="0008785A">
        <w:t xml:space="preserve">Flow cytometry </w:t>
      </w:r>
      <w:proofErr w:type="spellStart"/>
      <w:r w:rsidRPr="0008785A">
        <w:t>scattergrams</w:t>
      </w:r>
      <w:proofErr w:type="spellEnd"/>
      <w:r w:rsidRPr="0008785A">
        <w:t xml:space="preserve"> of all PRO cultures. The samples were taken from experiment 1 after 100 days of co-culture including axenic and co-culture strains. </w:t>
      </w:r>
    </w:p>
    <w:p w14:paraId="06795D5F" w14:textId="77777777" w:rsidR="00181007" w:rsidRDefault="00181007">
      <w:pPr>
        <w:rPr>
          <w:ins w:id="53" w:author="wosnat" w:date="2019-12-24T01:11:00Z"/>
        </w:rPr>
      </w:pPr>
      <w:ins w:id="54" w:author="wosnat" w:date="2019-12-24T01:11:00Z">
        <w:r>
          <w:br w:type="page"/>
        </w:r>
      </w:ins>
    </w:p>
    <w:p w14:paraId="700754D5" w14:textId="6B9677A8" w:rsidR="00AA0BB5" w:rsidRPr="0008785A" w:rsidRDefault="0008785A" w:rsidP="0008785A">
      <w:pPr>
        <w:numPr>
          <w:ilvl w:val="0"/>
          <w:numId w:val="4"/>
        </w:numPr>
        <w:rPr>
          <w:rtl/>
        </w:rPr>
      </w:pPr>
      <w:r w:rsidRPr="0008785A">
        <w:lastRenderedPageBreak/>
        <w:t xml:space="preserve">Bulk culture fluorescence curves over 140 days (experiment 1) are highly consistent between replicates (colors) and differ between strains. </w:t>
      </w:r>
    </w:p>
    <w:p w14:paraId="644E5248" w14:textId="78FFCA5E" w:rsidR="0008785A" w:rsidRDefault="0008785A" w:rsidP="0008785A">
      <w:pPr>
        <w:rPr>
          <w:ins w:id="55" w:author="wosnat" w:date="2019-12-24T01:11:00Z"/>
          <w:color w:val="FF0000"/>
        </w:rPr>
      </w:pPr>
      <w:r w:rsidRPr="0008785A">
        <w:rPr>
          <w:color w:val="FF0000"/>
        </w:rPr>
        <w:t>PCA of cell numbers, counted by flow cytometer, of PRO and ALT after 100 days in co-</w:t>
      </w:r>
      <w:proofErr w:type="gramStart"/>
      <w:r w:rsidRPr="0008785A">
        <w:rPr>
          <w:color w:val="FF0000"/>
        </w:rPr>
        <w:t>culture  –</w:t>
      </w:r>
      <w:proofErr w:type="gramEnd"/>
      <w:r w:rsidRPr="0008785A">
        <w:rPr>
          <w:color w:val="FF0000"/>
        </w:rPr>
        <w:t xml:space="preserve"> Osnat </w:t>
      </w:r>
    </w:p>
    <w:p w14:paraId="08037595" w14:textId="25EEC4C9" w:rsidR="00181007" w:rsidRDefault="00181007" w:rsidP="0008785A">
      <w:pPr>
        <w:rPr>
          <w:ins w:id="56" w:author="Osnat" w:date="2019-12-31T14:47:00Z"/>
          <w:color w:val="FF0000"/>
        </w:rPr>
      </w:pPr>
    </w:p>
    <w:p w14:paraId="54001D93" w14:textId="480FA94C" w:rsidR="001632FF" w:rsidRDefault="001632FF" w:rsidP="0008785A">
      <w:pPr>
        <w:rPr>
          <w:ins w:id="57" w:author="Osnat" w:date="2019-12-31T14:47:00Z"/>
          <w:color w:val="FF0000"/>
        </w:rPr>
      </w:pPr>
      <w:ins w:id="58" w:author="Osnat" w:date="2019-12-31T14:50:00Z">
        <w:r>
          <w:rPr>
            <w:noProof/>
            <w:color w:val="FF0000"/>
          </w:rPr>
          <w:drawing>
            <wp:inline distT="0" distB="0" distL="0" distR="0" wp14:anchorId="3F09CF7E" wp14:editId="305F0355">
              <wp:extent cx="6431915" cy="5499100"/>
              <wp:effectExtent l="0" t="0" r="6985" b="635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31915" cy="54991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20ACAFD4" w14:textId="5139B674" w:rsidR="001632FF" w:rsidRDefault="001632FF" w:rsidP="0008785A">
      <w:pPr>
        <w:rPr>
          <w:ins w:id="59" w:author="Osnat" w:date="2019-12-31T14:47:00Z"/>
          <w:color w:val="FF0000"/>
        </w:rPr>
      </w:pPr>
      <w:bookmarkStart w:id="60" w:name="_GoBack"/>
      <w:bookmarkEnd w:id="60"/>
    </w:p>
    <w:p w14:paraId="2E196E70" w14:textId="77777777" w:rsidR="001632FF" w:rsidRDefault="001632FF" w:rsidP="0008785A">
      <w:pPr>
        <w:rPr>
          <w:ins w:id="61" w:author="wosnat" w:date="2019-12-23T23:28:00Z"/>
          <w:color w:val="FF0000"/>
        </w:rPr>
      </w:pPr>
    </w:p>
    <w:p w14:paraId="49A7FB19" w14:textId="4C58C2AE" w:rsidR="00E043B2" w:rsidRDefault="00E043B2" w:rsidP="0008785A">
      <w:pPr>
        <w:rPr>
          <w:ins w:id="62" w:author="wosnat" w:date="2019-12-23T23:28:00Z"/>
          <w:color w:val="FF0000"/>
        </w:rPr>
      </w:pPr>
    </w:p>
    <w:p w14:paraId="04315A77" w14:textId="12AF6724" w:rsidR="00E043B2" w:rsidRDefault="00E043B2" w:rsidP="0008785A">
      <w:pPr>
        <w:rPr>
          <w:ins w:id="63" w:author="wosnat" w:date="2019-12-23T23:29:00Z"/>
          <w:color w:val="FF0000"/>
        </w:rPr>
      </w:pPr>
    </w:p>
    <w:p w14:paraId="6F144286" w14:textId="77777777" w:rsidR="00E043B2" w:rsidRDefault="00E043B2" w:rsidP="0008785A">
      <w:pPr>
        <w:rPr>
          <w:ins w:id="64" w:author="wosnat" w:date="2019-12-23T23:28:00Z"/>
          <w:color w:val="FF0000"/>
        </w:rPr>
      </w:pPr>
    </w:p>
    <w:p w14:paraId="5F309173" w14:textId="77777777" w:rsidR="00E043B2" w:rsidRPr="0008785A" w:rsidRDefault="00E043B2" w:rsidP="0008785A">
      <w:pPr>
        <w:rPr>
          <w:color w:val="FF0000"/>
        </w:rPr>
      </w:pPr>
    </w:p>
    <w:p w14:paraId="2BB78B5E" w14:textId="77777777" w:rsidR="005F149F" w:rsidRDefault="005F149F" w:rsidP="005F149F">
      <w:pPr>
        <w:pStyle w:val="ListParagraph"/>
        <w:numPr>
          <w:ilvl w:val="0"/>
          <w:numId w:val="2"/>
        </w:numPr>
      </w:pPr>
      <w:r>
        <w:t>What happens during subsequent transfers?</w:t>
      </w:r>
    </w:p>
    <w:p w14:paraId="3B6A6E9D" w14:textId="77777777" w:rsidR="00AD4686" w:rsidRDefault="005F149F">
      <w:pPr>
        <w:pStyle w:val="ListParagraph"/>
        <w:numPr>
          <w:ilvl w:val="1"/>
          <w:numId w:val="2"/>
        </w:numPr>
      </w:pPr>
      <w:r>
        <w:t xml:space="preserve">Only Pro that grow with Alt survive. This includes 9313 that was initially inhibited by all Alts. They survive for at least 140 days. </w:t>
      </w:r>
      <w:r w:rsidRPr="005F149F">
        <w:rPr>
          <w:color w:val="FF0000"/>
        </w:rPr>
        <w:t>** what happens after 140 days? Look at results of transfers after 185 and 220 days</w:t>
      </w:r>
      <w:r>
        <w:t>.</w:t>
      </w:r>
    </w:p>
    <w:p w14:paraId="7D22523A" w14:textId="77777777" w:rsidR="005F149F" w:rsidRDefault="005F149F" w:rsidP="005F149F">
      <w:pPr>
        <w:pStyle w:val="ListParagraph"/>
        <w:numPr>
          <w:ilvl w:val="1"/>
          <w:numId w:val="2"/>
        </w:numPr>
        <w:rPr>
          <w:ins w:id="65" w:author="Osnat" w:date="2019-12-23T12:33:00Z"/>
        </w:rPr>
      </w:pPr>
      <w:r>
        <w:t>No inhibition of 9313 in subsequent transfers (consistent with previous studies – inhibition is dose-dependent)</w:t>
      </w:r>
    </w:p>
    <w:p w14:paraId="28B96911" w14:textId="090F6ABE" w:rsidR="00AD4686" w:rsidRPr="00AD4686" w:rsidRDefault="00AD4686">
      <w:pPr>
        <w:pStyle w:val="ListParagraph"/>
        <w:ind w:left="1440"/>
        <w:rPr>
          <w:ins w:id="66" w:author="Osnat" w:date="2019-12-23T12:34:00Z"/>
          <w:b/>
          <w:bCs/>
          <w:rPrChange w:id="67" w:author="Osnat" w:date="2019-12-23T12:37:00Z">
            <w:rPr>
              <w:ins w:id="68" w:author="Osnat" w:date="2019-12-23T12:34:00Z"/>
            </w:rPr>
          </w:rPrChange>
        </w:rPr>
        <w:pPrChange w:id="69" w:author="Osnat" w:date="2019-12-23T12:33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70" w:author="Osnat" w:date="2019-12-23T12:34:00Z">
        <w:r w:rsidRPr="00AD4686">
          <w:rPr>
            <w:b/>
            <w:bCs/>
            <w:rPrChange w:id="71" w:author="Osnat" w:date="2019-12-23T12:37:00Z">
              <w:rPr/>
            </w:rPrChange>
          </w:rPr>
          <w:t>All 9313 – show line side by side</w:t>
        </w:r>
      </w:ins>
      <w:ins w:id="72" w:author="Osnat" w:date="2019-12-23T12:37:00Z">
        <w:r>
          <w:rPr>
            <w:b/>
            <w:bCs/>
          </w:rPr>
          <w:t xml:space="preserve"> 1A3 – e1, 3, 4, 5, 6</w:t>
        </w:r>
      </w:ins>
      <w:ins w:id="73" w:author="דניאל שר" w:date="2019-12-24T16:27:00Z">
        <w:r w:rsidR="00D549BC">
          <w:rPr>
            <w:b/>
            <w:bCs/>
          </w:rPr>
          <w:t xml:space="preserve"> *Maybe show panels for other Pro strains one above the other</w:t>
        </w:r>
      </w:ins>
      <w:ins w:id="74" w:author="דניאל שר" w:date="2019-12-24T16:28:00Z">
        <w:r w:rsidR="00D549BC">
          <w:rPr>
            <w:b/>
            <w:bCs/>
          </w:rPr>
          <w:t>**</w:t>
        </w:r>
      </w:ins>
    </w:p>
    <w:p w14:paraId="6C007D86" w14:textId="757886CC" w:rsidR="00AD4686" w:rsidRDefault="00181007">
      <w:pPr>
        <w:pStyle w:val="ListParagraph"/>
        <w:ind w:left="1440"/>
        <w:pPrChange w:id="75" w:author="Osnat" w:date="2019-12-23T12:33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76" w:author="wosnat" w:date="2019-12-24T01:16:00Z">
        <w:r>
          <w:rPr>
            <w:noProof/>
          </w:rPr>
          <w:drawing>
            <wp:inline distT="0" distB="0" distL="0" distR="0" wp14:anchorId="1BD6D1A0" wp14:editId="2D21BC09">
              <wp:extent cx="5486400" cy="2760345"/>
              <wp:effectExtent l="0" t="0" r="0" b="1905"/>
              <wp:docPr id="13" name="Picture 13" descr="C:\Users\wosnat\AppData\Local\Microsoft\Windows\INetCache\Content.MSO\E6BAE314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C:\Users\wosnat\AppData\Local\Microsoft\Windows\INetCache\Content.MSO\E6BAE314.tmp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760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D06C149" w14:textId="77777777" w:rsidR="00AB3FB1" w:rsidRDefault="00AB3FB1">
      <w:pPr>
        <w:rPr>
          <w:ins w:id="77" w:author="wosnat" w:date="2019-12-24T01:22:00Z"/>
        </w:rPr>
      </w:pPr>
      <w:ins w:id="78" w:author="wosnat" w:date="2019-12-24T01:22:00Z">
        <w:r>
          <w:br w:type="page"/>
        </w:r>
      </w:ins>
    </w:p>
    <w:p w14:paraId="69DC8167" w14:textId="5B4ABB78" w:rsidR="00CD4BC4" w:rsidRPr="00930A01" w:rsidRDefault="00CD4BC4" w:rsidP="00CD4BC4">
      <w:pPr>
        <w:pStyle w:val="ListParagraph"/>
        <w:numPr>
          <w:ilvl w:val="1"/>
          <w:numId w:val="2"/>
        </w:numPr>
        <w:rPr>
          <w:ins w:id="79" w:author="Osnat" w:date="2019-12-23T12:38:00Z"/>
          <w:rPrChange w:id="80" w:author="Osnat" w:date="2019-12-23T12:38:00Z">
            <w:rPr>
              <w:ins w:id="81" w:author="Osnat" w:date="2019-12-23T12:38:00Z"/>
              <w:color w:val="FF0000"/>
            </w:rPr>
          </w:rPrChange>
        </w:rPr>
      </w:pPr>
      <w:r>
        <w:lastRenderedPageBreak/>
        <w:t xml:space="preserve">There are still differences between Pro strains and not between Alt – 9313 and 0604 most similar.  </w:t>
      </w:r>
      <w:r w:rsidRPr="00CD4BC4">
        <w:rPr>
          <w:color w:val="FF0000"/>
        </w:rPr>
        <w:t xml:space="preserve">show PCA? Use Random forests here? </w:t>
      </w:r>
    </w:p>
    <w:p w14:paraId="4B5D32D8" w14:textId="77777777" w:rsidR="00930A01" w:rsidRPr="00930A01" w:rsidRDefault="00930A01">
      <w:pPr>
        <w:pStyle w:val="ListParagraph"/>
        <w:ind w:left="1440"/>
        <w:rPr>
          <w:ins w:id="82" w:author="Osnat" w:date="2019-12-23T12:40:00Z"/>
          <w:b/>
          <w:bCs/>
          <w:rPrChange w:id="83" w:author="Osnat" w:date="2019-12-23T12:41:00Z">
            <w:rPr>
              <w:ins w:id="84" w:author="Osnat" w:date="2019-12-23T12:40:00Z"/>
              <w:color w:val="FF0000"/>
            </w:rPr>
          </w:rPrChange>
        </w:rPr>
        <w:pPrChange w:id="85" w:author="Osnat" w:date="2019-12-23T12:39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86" w:author="Osnat" w:date="2019-12-23T12:38:00Z">
        <w:r w:rsidRPr="00930A01">
          <w:rPr>
            <w:b/>
            <w:bCs/>
            <w:rPrChange w:id="87" w:author="Osnat" w:date="2019-12-23T12:41:00Z">
              <w:rPr>
                <w:color w:val="FF0000"/>
              </w:rPr>
            </w:rPrChange>
          </w:rPr>
          <w:t xml:space="preserve">PCA – experiment3,4 </w:t>
        </w:r>
      </w:ins>
      <w:ins w:id="88" w:author="Osnat" w:date="2019-12-23T12:39:00Z">
        <w:r w:rsidRPr="00930A01">
          <w:rPr>
            <w:b/>
            <w:bCs/>
            <w:rPrChange w:id="89" w:author="Osnat" w:date="2019-12-23T12:41:00Z">
              <w:rPr>
                <w:color w:val="FF0000"/>
              </w:rPr>
            </w:rPrChange>
          </w:rPr>
          <w:t>–</w:t>
        </w:r>
      </w:ins>
      <w:ins w:id="90" w:author="Osnat" w:date="2019-12-23T12:38:00Z">
        <w:r w:rsidRPr="00930A01">
          <w:rPr>
            <w:b/>
            <w:bCs/>
            <w:rPrChange w:id="91" w:author="Osnat" w:date="2019-12-23T12:41:00Z">
              <w:rPr>
                <w:color w:val="FF0000"/>
              </w:rPr>
            </w:rPrChange>
          </w:rPr>
          <w:t xml:space="preserve"> experiment </w:t>
        </w:r>
      </w:ins>
      <w:ins w:id="92" w:author="Osnat" w:date="2019-12-23T12:39:00Z">
        <w:r w:rsidRPr="00930A01">
          <w:rPr>
            <w:b/>
            <w:bCs/>
            <w:rPrChange w:id="93" w:author="Osnat" w:date="2019-12-23T12:41:00Z">
              <w:rPr>
                <w:color w:val="FF0000"/>
              </w:rPr>
            </w:rPrChange>
          </w:rPr>
          <w:t xml:space="preserve">1 </w:t>
        </w:r>
      </w:ins>
      <w:ins w:id="94" w:author="Osnat" w:date="2019-12-23T12:38:00Z">
        <w:r w:rsidRPr="00930A01">
          <w:rPr>
            <w:b/>
            <w:bCs/>
            <w:rPrChange w:id="95" w:author="Osnat" w:date="2019-12-23T12:41:00Z">
              <w:rPr/>
            </w:rPrChange>
          </w:rPr>
          <w:t xml:space="preserve"> </w:t>
        </w:r>
      </w:ins>
    </w:p>
    <w:p w14:paraId="51746DEC" w14:textId="2F319709" w:rsidR="00930A01" w:rsidRDefault="00930A01">
      <w:pPr>
        <w:pStyle w:val="ListParagraph"/>
        <w:ind w:left="1440"/>
        <w:rPr>
          <w:ins w:id="96" w:author="wosnat" w:date="2019-12-24T01:22:00Z"/>
          <w:b/>
          <w:bCs/>
        </w:rPr>
      </w:pPr>
      <w:ins w:id="97" w:author="Osnat" w:date="2019-12-23T12:40:00Z">
        <w:r w:rsidRPr="00930A01">
          <w:rPr>
            <w:b/>
            <w:bCs/>
            <w:rPrChange w:id="98" w:author="Osnat" w:date="2019-12-23T12:41:00Z">
              <w:rPr>
                <w:color w:val="FF0000"/>
              </w:rPr>
            </w:rPrChange>
          </w:rPr>
          <w:t>AUC?</w:t>
        </w:r>
      </w:ins>
    </w:p>
    <w:p w14:paraId="1C7BFAA1" w14:textId="22B1E20E" w:rsidR="00AB3FB1" w:rsidRDefault="00AB3FB1">
      <w:pPr>
        <w:pStyle w:val="ListParagraph"/>
        <w:ind w:left="1440"/>
        <w:rPr>
          <w:ins w:id="99" w:author="wosnat" w:date="2019-12-24T01:22:00Z"/>
          <w:b/>
          <w:bCs/>
        </w:rPr>
      </w:pPr>
      <w:ins w:id="100" w:author="wosnat" w:date="2019-12-24T01:22:00Z">
        <w:r>
          <w:rPr>
            <w:b/>
            <w:bCs/>
            <w:noProof/>
          </w:rPr>
          <w:drawing>
            <wp:inline distT="0" distB="0" distL="0" distR="0" wp14:anchorId="1457925D" wp14:editId="30029F71">
              <wp:extent cx="4682899" cy="3552825"/>
              <wp:effectExtent l="0" t="0" r="3810" b="0"/>
              <wp:docPr id="14" name="Picture 14" descr="C:\Users\wosnat\AppData\Local\Microsoft\Windows\INetCache\Content.MSO\F3747E42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C:\Users\wosnat\AppData\Local\Microsoft\Windows\INetCache\Content.MSO\F3747E42.tmp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0527" cy="35586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D3A001D" w14:textId="674DAE8E" w:rsidR="00AB3FB1" w:rsidRPr="00930A01" w:rsidRDefault="00AB3FB1">
      <w:pPr>
        <w:pStyle w:val="ListParagraph"/>
        <w:ind w:left="1440"/>
        <w:rPr>
          <w:b/>
          <w:bCs/>
          <w:rPrChange w:id="101" w:author="Osnat" w:date="2019-12-23T12:41:00Z">
            <w:rPr/>
          </w:rPrChange>
        </w:rPr>
        <w:pPrChange w:id="102" w:author="Osnat" w:date="2019-12-23T12:39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103" w:author="wosnat" w:date="2019-12-24T01:26:00Z">
        <w:r>
          <w:rPr>
            <w:b/>
            <w:bCs/>
            <w:noProof/>
          </w:rPr>
          <w:drawing>
            <wp:inline distT="0" distB="0" distL="0" distR="0" wp14:anchorId="49CF6780" wp14:editId="0F094B36">
              <wp:extent cx="4342362" cy="3790950"/>
              <wp:effectExtent l="0" t="0" r="1270" b="0"/>
              <wp:docPr id="15" name="Picture 15" descr="C:\Users\wosnat\AppData\Local\Microsoft\Windows\INetCache\Content.MSO\21D077A0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C:\Users\wosnat\AppData\Local\Microsoft\Windows\INetCache\Content.MSO\21D077A0.tmp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52765" cy="38000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AA9CE53" w14:textId="77777777" w:rsidR="00CD4BC4" w:rsidRDefault="00CD4BC4" w:rsidP="005F149F">
      <w:pPr>
        <w:pStyle w:val="ListParagraph"/>
        <w:numPr>
          <w:ilvl w:val="1"/>
          <w:numId w:val="2"/>
        </w:numPr>
      </w:pPr>
      <w:r>
        <w:lastRenderedPageBreak/>
        <w:t>There are also differences in the number of cells (FCM data – should it go here?)</w:t>
      </w:r>
    </w:p>
    <w:p w14:paraId="5F5D2CF4" w14:textId="77777777" w:rsidR="00CD4BC4" w:rsidRDefault="00CD4BC4" w:rsidP="00CD4BC4">
      <w:pPr>
        <w:pStyle w:val="ListParagraph"/>
        <w:numPr>
          <w:ilvl w:val="0"/>
          <w:numId w:val="2"/>
        </w:numPr>
      </w:pPr>
      <w:r>
        <w:t>What are the aspects of the growth/decline that differentiate between the Pro strains?</w:t>
      </w:r>
    </w:p>
    <w:p w14:paraId="14926E93" w14:textId="77777777" w:rsidR="00CD4BC4" w:rsidRDefault="00CD4BC4" w:rsidP="00CD4BC4">
      <w:pPr>
        <w:pStyle w:val="ListParagraph"/>
        <w:numPr>
          <w:ilvl w:val="1"/>
          <w:numId w:val="2"/>
        </w:numPr>
        <w:rPr>
          <w:ins w:id="104" w:author="Osnat" w:date="2019-12-23T12:42:00Z"/>
        </w:rPr>
      </w:pPr>
      <w:r>
        <w:t xml:space="preserve">There are differences between transfers after 100 </w:t>
      </w:r>
      <w:ins w:id="105" w:author="Osnat" w:date="2019-12-23T12:42:00Z">
        <w:r w:rsidR="00930A01">
          <w:t xml:space="preserve">(3,4) </w:t>
        </w:r>
      </w:ins>
      <w:r>
        <w:t xml:space="preserve">and 140 </w:t>
      </w:r>
      <w:ins w:id="106" w:author="Osnat" w:date="2019-12-23T12:42:00Z">
        <w:r w:rsidR="00930A01">
          <w:t xml:space="preserve">(5,6) </w:t>
        </w:r>
      </w:ins>
      <w:r>
        <w:t>days (the 120 days “change”)</w:t>
      </w:r>
    </w:p>
    <w:p w14:paraId="50A8C063" w14:textId="55FFF81E" w:rsidR="00930A01" w:rsidRDefault="00930A01">
      <w:pPr>
        <w:pStyle w:val="ListParagraph"/>
        <w:ind w:left="1440"/>
        <w:rPr>
          <w:ins w:id="107" w:author="wosnat" w:date="2019-12-24T01:30:00Z"/>
          <w:b/>
          <w:bCs/>
        </w:rPr>
      </w:pPr>
      <w:ins w:id="108" w:author="Osnat" w:date="2019-12-23T12:42:00Z">
        <w:r w:rsidRPr="00930A01">
          <w:rPr>
            <w:b/>
            <w:bCs/>
            <w:rPrChange w:id="109" w:author="Osnat" w:date="2019-12-23T12:42:00Z">
              <w:rPr/>
            </w:rPrChange>
          </w:rPr>
          <w:t>PCA</w:t>
        </w:r>
        <w:r>
          <w:rPr>
            <w:b/>
            <w:bCs/>
          </w:rPr>
          <w:t>, feature bars</w:t>
        </w:r>
      </w:ins>
    </w:p>
    <w:p w14:paraId="57DE6A98" w14:textId="1BB6BD05" w:rsidR="00AE7F77" w:rsidRPr="00930A01" w:rsidRDefault="00AE7F77">
      <w:pPr>
        <w:pStyle w:val="ListParagraph"/>
        <w:ind w:left="1440"/>
        <w:rPr>
          <w:b/>
          <w:bCs/>
          <w:rPrChange w:id="110" w:author="Osnat" w:date="2019-12-23T12:42:00Z">
            <w:rPr/>
          </w:rPrChange>
        </w:rPr>
        <w:pPrChange w:id="111" w:author="Osnat" w:date="2019-12-23T12:4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112" w:author="wosnat" w:date="2019-12-24T01:30:00Z">
        <w:r>
          <w:rPr>
            <w:b/>
            <w:bCs/>
            <w:noProof/>
          </w:rPr>
          <w:drawing>
            <wp:inline distT="0" distB="0" distL="0" distR="0" wp14:anchorId="270567BD" wp14:editId="39B3DCE5">
              <wp:extent cx="5486400" cy="4111625"/>
              <wp:effectExtent l="0" t="0" r="0" b="3175"/>
              <wp:docPr id="16" name="Picture 16" descr="C:\Users\wosnat\AppData\Local\Microsoft\Windows\INetCache\Content.MSO\C8B5DEAE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C:\Users\wosnat\AppData\Local\Microsoft\Windows\INetCache\Content.MSO\C8B5DEAE.tmp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4111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B8196D1" w14:textId="77777777" w:rsidR="00AE7F77" w:rsidRDefault="00AE7F77">
      <w:pPr>
        <w:rPr>
          <w:ins w:id="113" w:author="wosnat" w:date="2019-12-24T01:34:00Z"/>
        </w:rPr>
      </w:pPr>
      <w:ins w:id="114" w:author="wosnat" w:date="2019-12-24T01:34:00Z">
        <w:r>
          <w:br w:type="page"/>
        </w:r>
      </w:ins>
    </w:p>
    <w:p w14:paraId="74E97EA3" w14:textId="211B9DCD" w:rsidR="00CD4BC4" w:rsidRDefault="00CD4BC4" w:rsidP="00CD4BC4">
      <w:pPr>
        <w:pStyle w:val="ListParagraph"/>
        <w:numPr>
          <w:ilvl w:val="1"/>
          <w:numId w:val="2"/>
        </w:numPr>
        <w:rPr>
          <w:ins w:id="115" w:author="Osnat" w:date="2019-12-23T12:44:00Z"/>
        </w:rPr>
      </w:pPr>
      <w:r>
        <w:lastRenderedPageBreak/>
        <w:t>9313, 0604 decline faster. Others have “bumps” (knees). These bumps are seen (to some extent) also in axenic cultures</w:t>
      </w:r>
    </w:p>
    <w:p w14:paraId="3CAC29E7" w14:textId="442E099E" w:rsidR="00930A01" w:rsidRDefault="00930A01">
      <w:pPr>
        <w:pStyle w:val="ListParagraph"/>
        <w:ind w:left="1440"/>
        <w:rPr>
          <w:ins w:id="116" w:author="wosnat" w:date="2019-12-24T01:30:00Z"/>
          <w:b/>
          <w:bCs/>
        </w:rPr>
      </w:pPr>
      <w:ins w:id="117" w:author="Osnat" w:date="2019-12-23T12:46:00Z">
        <w:r w:rsidRPr="00930A01">
          <w:rPr>
            <w:b/>
            <w:bCs/>
            <w:rPrChange w:id="118" w:author="Osnat" w:date="2019-12-23T12:46:00Z">
              <w:rPr/>
            </w:rPrChange>
          </w:rPr>
          <w:t>??</w:t>
        </w:r>
      </w:ins>
    </w:p>
    <w:p w14:paraId="3533D6BA" w14:textId="3BFE25F3" w:rsidR="00AE7F77" w:rsidRDefault="00AE7F77">
      <w:pPr>
        <w:pStyle w:val="ListParagraph"/>
        <w:ind w:left="1440"/>
        <w:rPr>
          <w:ins w:id="119" w:author="wosnat" w:date="2019-12-24T01:38:00Z"/>
          <w:b/>
          <w:bCs/>
        </w:rPr>
      </w:pPr>
      <w:ins w:id="120" w:author="wosnat" w:date="2019-12-24T01:38:00Z">
        <w:r>
          <w:rPr>
            <w:b/>
            <w:bCs/>
            <w:noProof/>
          </w:rPr>
          <w:drawing>
            <wp:inline distT="0" distB="0" distL="0" distR="0" wp14:anchorId="192C5227" wp14:editId="03D9221B">
              <wp:extent cx="5486400" cy="2795270"/>
              <wp:effectExtent l="0" t="0" r="0" b="5080"/>
              <wp:docPr id="18" name="Picture 18" descr="C:\Users\wosnat\AppData\Local\Microsoft\Windows\INetCache\Content.MSO\EFCAEFDA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 descr="C:\Users\wosnat\AppData\Local\Microsoft\Windows\INetCache\Content.MSO\EFCAEFDA.tmp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795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002A156" w14:textId="5A836DDE" w:rsidR="00AE7F77" w:rsidRPr="00930A01" w:rsidRDefault="00AE7F77">
      <w:pPr>
        <w:pStyle w:val="ListParagraph"/>
        <w:ind w:left="1440"/>
        <w:rPr>
          <w:b/>
          <w:bCs/>
          <w:rPrChange w:id="121" w:author="Osnat" w:date="2019-12-23T12:46:00Z">
            <w:rPr/>
          </w:rPrChange>
        </w:rPr>
        <w:pPrChange w:id="122" w:author="Osnat" w:date="2019-12-23T12:44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123" w:author="wosnat" w:date="2019-12-24T01:38:00Z">
        <w:r>
          <w:rPr>
            <w:b/>
            <w:bCs/>
            <w:noProof/>
          </w:rPr>
          <w:drawing>
            <wp:inline distT="0" distB="0" distL="0" distR="0" wp14:anchorId="465C7EED" wp14:editId="5A0815BA">
              <wp:extent cx="5486400" cy="2795270"/>
              <wp:effectExtent l="0" t="0" r="0" b="5080"/>
              <wp:docPr id="19" name="Picture 19" descr="C:\Users\wosnat\AppData\Local\Microsoft\Windows\INetCache\Content.MSO\48F414F8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 descr="C:\Users\wosnat\AppData\Local\Microsoft\Windows\INetCache\Content.MSO\48F414F8.tmp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795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3D051F8" w14:textId="77777777" w:rsidR="00CD4BC4" w:rsidRDefault="00CD4BC4" w:rsidP="00CD4BC4">
      <w:pPr>
        <w:pStyle w:val="ListParagraph"/>
        <w:numPr>
          <w:ilvl w:val="1"/>
          <w:numId w:val="2"/>
        </w:numPr>
        <w:rPr>
          <w:ins w:id="124" w:author="Osnat" w:date="2019-12-23T12:46:00Z"/>
        </w:rPr>
      </w:pPr>
      <w:r>
        <w:t>The bumps are related to changes in cell number (or is it fluorescence/cell? Look at the 9312 experiment and the correlations Osnat did between cell numbers and FL across experiments).</w:t>
      </w:r>
    </w:p>
    <w:p w14:paraId="59E562C5" w14:textId="77777777" w:rsidR="00930A01" w:rsidRDefault="00930A01">
      <w:pPr>
        <w:pStyle w:val="ListParagraph"/>
        <w:ind w:left="1440"/>
        <w:pPrChange w:id="125" w:author="Osnat" w:date="2019-12-23T12:46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</w:p>
    <w:p w14:paraId="500B0AF0" w14:textId="77777777" w:rsidR="00CD4BC4" w:rsidRDefault="00CD4BC4" w:rsidP="00CD4BC4">
      <w:pPr>
        <w:pStyle w:val="ListParagraph"/>
        <w:numPr>
          <w:ilvl w:val="0"/>
          <w:numId w:val="2"/>
        </w:numPr>
      </w:pPr>
      <w:r>
        <w:t>What are the mechanisms? We have several hypotheses</w:t>
      </w:r>
    </w:p>
    <w:p w14:paraId="52AF7E31" w14:textId="77777777" w:rsidR="00CD4BC4" w:rsidRDefault="00CD4BC4" w:rsidP="00CD4BC4">
      <w:pPr>
        <w:pStyle w:val="ListParagraph"/>
        <w:numPr>
          <w:ilvl w:val="1"/>
          <w:numId w:val="2"/>
        </w:numPr>
      </w:pPr>
      <w:r>
        <w:t>Nutrient recycling (read Joseph paper, get NO3 measurements)</w:t>
      </w:r>
    </w:p>
    <w:p w14:paraId="3188F1F2" w14:textId="77777777" w:rsidR="00CD4BC4" w:rsidRDefault="00CD4BC4" w:rsidP="00CD4BC4">
      <w:pPr>
        <w:pStyle w:val="ListParagraph"/>
        <w:numPr>
          <w:ilvl w:val="1"/>
          <w:numId w:val="2"/>
        </w:numPr>
      </w:pPr>
      <w:r>
        <w:t>Genetic adaptation (get re-sequencing results)</w:t>
      </w:r>
    </w:p>
    <w:p w14:paraId="6DB6AA14" w14:textId="77777777" w:rsidR="00CD4BC4" w:rsidRDefault="00CD4BC4" w:rsidP="00CD4BC4">
      <w:pPr>
        <w:pStyle w:val="ListParagraph"/>
        <w:numPr>
          <w:ilvl w:val="1"/>
          <w:numId w:val="2"/>
        </w:numPr>
      </w:pPr>
      <w:r>
        <w:t>Fit a model?</w:t>
      </w:r>
    </w:p>
    <w:p w14:paraId="13A7A0F4" w14:textId="77777777" w:rsidR="0091285D" w:rsidRDefault="0091285D" w:rsidP="0091285D"/>
    <w:p w14:paraId="20D66278" w14:textId="77777777" w:rsidR="0091285D" w:rsidRDefault="0091285D" w:rsidP="0091285D"/>
    <w:p w14:paraId="5B8C676A" w14:textId="77777777" w:rsidR="0091285D" w:rsidRDefault="0091285D" w:rsidP="0091285D"/>
    <w:p w14:paraId="346834D6" w14:textId="77777777" w:rsidR="00F148FE" w:rsidRDefault="00F148FE"/>
    <w:p w14:paraId="1CBFBBBA" w14:textId="77777777" w:rsidR="00F148FE" w:rsidRDefault="00F148FE"/>
    <w:sectPr w:rsidR="00F148F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Osnat" w:date="2019-12-31T14:46:00Z" w:initials="O">
    <w:p w14:paraId="4E0592CF" w14:textId="1CC44A6D" w:rsidR="001632FF" w:rsidRDefault="001632FF">
      <w:pPr>
        <w:pStyle w:val="CommentText"/>
      </w:pPr>
      <w:r>
        <w:rPr>
          <w:rStyle w:val="CommentReference"/>
        </w:rPr>
        <w:annotationRef/>
      </w:r>
      <w:r>
        <w:t>Add axenic graph</w:t>
      </w:r>
    </w:p>
  </w:comment>
  <w:comment w:id="28" w:author="Osnat" w:date="2019-12-31T14:46:00Z" w:initials="O">
    <w:p w14:paraId="0141F253" w14:textId="4694CDE7" w:rsidR="001632FF" w:rsidRDefault="001632FF">
      <w:pPr>
        <w:pStyle w:val="CommentText"/>
      </w:pPr>
      <w:r>
        <w:rPr>
          <w:rStyle w:val="CommentReference"/>
        </w:rPr>
        <w:annotationRef/>
      </w:r>
      <w:r>
        <w:t>Fix legend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E0592CF" w15:done="0"/>
  <w15:commentEx w15:paraId="0141F25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748D5"/>
    <w:multiLevelType w:val="hybridMultilevel"/>
    <w:tmpl w:val="E54C0F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213C3"/>
    <w:multiLevelType w:val="hybridMultilevel"/>
    <w:tmpl w:val="C8B08F64"/>
    <w:lvl w:ilvl="0" w:tplc="56F201A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AFC299C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B7E69010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22B4BCCE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CE82EBE0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913C261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79B6BF8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6E9E42E4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9E06C95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3E31A3"/>
    <w:multiLevelType w:val="hybridMultilevel"/>
    <w:tmpl w:val="A412E5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5A732F"/>
    <w:multiLevelType w:val="hybridMultilevel"/>
    <w:tmpl w:val="67745E92"/>
    <w:lvl w:ilvl="0" w:tplc="66EAB7E6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A4D28448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2EB8925E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B09CFA48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4772474C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9B466402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0C0CA532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EB92DF36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A85A060A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osnat">
    <w15:presenceInfo w15:providerId="None" w15:userId="wosnat"/>
  </w15:person>
  <w15:person w15:author="Osnat">
    <w15:presenceInfo w15:providerId="None" w15:userId="Osnat"/>
  </w15:person>
  <w15:person w15:author="דניאל שר">
    <w15:presenceInfo w15:providerId="None" w15:userId="דניאל שר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8FE"/>
    <w:rsid w:val="00064EA8"/>
    <w:rsid w:val="000832B9"/>
    <w:rsid w:val="0008785A"/>
    <w:rsid w:val="000E6C09"/>
    <w:rsid w:val="001632FF"/>
    <w:rsid w:val="00181007"/>
    <w:rsid w:val="001B4073"/>
    <w:rsid w:val="002E3DA1"/>
    <w:rsid w:val="004E3589"/>
    <w:rsid w:val="00542325"/>
    <w:rsid w:val="005F149F"/>
    <w:rsid w:val="00655E9C"/>
    <w:rsid w:val="006C345C"/>
    <w:rsid w:val="0091285D"/>
    <w:rsid w:val="00930A01"/>
    <w:rsid w:val="009D42F0"/>
    <w:rsid w:val="00A8147C"/>
    <w:rsid w:val="00AA0BB5"/>
    <w:rsid w:val="00AB3FB1"/>
    <w:rsid w:val="00AD4686"/>
    <w:rsid w:val="00AE7F77"/>
    <w:rsid w:val="00B22ACF"/>
    <w:rsid w:val="00C133ED"/>
    <w:rsid w:val="00CD4BC4"/>
    <w:rsid w:val="00D549BC"/>
    <w:rsid w:val="00DD21E9"/>
    <w:rsid w:val="00E043B2"/>
    <w:rsid w:val="00F148FE"/>
    <w:rsid w:val="00F87F30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2E090"/>
  <w15:chartTrackingRefBased/>
  <w15:docId w15:val="{BC8DC549-6CE0-4E88-8406-D81CE134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8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3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3B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E3589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632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32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32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32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32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1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51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9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Osnat</cp:lastModifiedBy>
  <cp:revision>3</cp:revision>
  <dcterms:created xsi:type="dcterms:W3CDTF">2019-12-31T08:04:00Z</dcterms:created>
  <dcterms:modified xsi:type="dcterms:W3CDTF">2019-12-31T12:50:00Z</dcterms:modified>
</cp:coreProperties>
</file>