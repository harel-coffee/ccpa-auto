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61B19A" w14:textId="77777777" w:rsidR="0047797D" w:rsidRPr="00EA59B5" w:rsidRDefault="0047797D" w:rsidP="0047797D">
      <w:pPr>
        <w:rPr>
          <w:rFonts w:cstheme="minorHAnsi"/>
          <w:b/>
          <w:bCs/>
        </w:rPr>
      </w:pPr>
      <w:r w:rsidRPr="00EA59B5">
        <w:rPr>
          <w:rFonts w:cstheme="minorHAnsi"/>
          <w:b/>
          <w:bCs/>
        </w:rPr>
        <w:t xml:space="preserve">Phototroph-heterotroph interaction across </w:t>
      </w:r>
      <w:r w:rsidRPr="00EA59B5">
        <w:rPr>
          <w:rFonts w:cstheme="minorHAnsi"/>
          <w:b/>
          <w:bCs/>
          <w:i/>
          <w:iCs/>
        </w:rPr>
        <w:t>Prochlorococcus</w:t>
      </w:r>
      <w:r w:rsidRPr="00EA59B5">
        <w:rPr>
          <w:rFonts w:cstheme="minorHAnsi"/>
          <w:b/>
          <w:bCs/>
        </w:rPr>
        <w:t xml:space="preserve"> and </w:t>
      </w:r>
      <w:r w:rsidRPr="00EA59B5">
        <w:rPr>
          <w:rFonts w:cstheme="minorHAnsi"/>
          <w:b/>
          <w:bCs/>
          <w:i/>
          <w:iCs/>
        </w:rPr>
        <w:t>Alteromonas</w:t>
      </w:r>
      <w:r w:rsidRPr="00EA59B5">
        <w:rPr>
          <w:rFonts w:cstheme="minorHAnsi"/>
          <w:b/>
          <w:bCs/>
        </w:rPr>
        <w:t xml:space="preserve"> diversity</w:t>
      </w:r>
    </w:p>
    <w:p w14:paraId="49E71C37" w14:textId="77777777" w:rsidR="0047797D" w:rsidRPr="00171CB5" w:rsidRDefault="0047797D" w:rsidP="0047797D">
      <w:pPr>
        <w:rPr>
          <w:rFonts w:cstheme="minorHAnsi"/>
        </w:rPr>
      </w:pPr>
      <w:r w:rsidRPr="00171CB5">
        <w:rPr>
          <w:rFonts w:cstheme="minorHAnsi"/>
        </w:rPr>
        <w:t>Dikla Aharonovich, Osnat Weissberg and Daniel Sher</w:t>
      </w:r>
    </w:p>
    <w:p w14:paraId="42323775" w14:textId="77777777" w:rsidR="0047797D" w:rsidRPr="00171CB5" w:rsidRDefault="0047797D" w:rsidP="0047797D">
      <w:pPr>
        <w:rPr>
          <w:rFonts w:cstheme="minorHAnsi"/>
        </w:rPr>
      </w:pPr>
      <w:r w:rsidRPr="00171CB5">
        <w:rPr>
          <w:rFonts w:cstheme="minorHAnsi"/>
        </w:rPr>
        <w:t>Department of Marine Biology, Leon H. Charney School of Marine Sciences, University of Haifa, Israel</w:t>
      </w:r>
    </w:p>
    <w:p w14:paraId="1B86564D" w14:textId="77777777" w:rsidR="0047797D" w:rsidRDefault="0047797D"/>
    <w:p w14:paraId="0BA996CD" w14:textId="77777777" w:rsidR="00361D69" w:rsidRDefault="00361D69"/>
    <w:p w14:paraId="040AED40" w14:textId="77777777" w:rsidR="00F148FE" w:rsidRDefault="00F148FE">
      <w:pPr>
        <w:rPr>
          <w:b/>
          <w:bCs/>
        </w:rPr>
      </w:pPr>
      <w:r w:rsidRPr="00361D69">
        <w:rPr>
          <w:b/>
          <w:bCs/>
        </w:rPr>
        <w:t>How does the diversity within a closely related group of organisms affect the outcome of their co-culture?</w:t>
      </w:r>
    </w:p>
    <w:p w14:paraId="323C5B43" w14:textId="77777777" w:rsidR="00361D69" w:rsidRDefault="00361D69" w:rsidP="00361D69"/>
    <w:p w14:paraId="5085D6DB" w14:textId="77777777" w:rsidR="00361D69" w:rsidRDefault="00361D69" w:rsidP="00361D69">
      <w:pPr>
        <w:pStyle w:val="ListParagraph"/>
        <w:numPr>
          <w:ilvl w:val="0"/>
          <w:numId w:val="1"/>
        </w:numPr>
      </w:pPr>
      <w:r>
        <w:t>During the initial contact (strains that had been separated and grown axenically in the lab for thousands of generations)</w:t>
      </w:r>
    </w:p>
    <w:p w14:paraId="39906E45" w14:textId="77777777" w:rsidR="00361D69" w:rsidRDefault="00361D69" w:rsidP="00361D69">
      <w:pPr>
        <w:pStyle w:val="ListParagraph"/>
        <w:numPr>
          <w:ilvl w:val="0"/>
          <w:numId w:val="1"/>
        </w:numPr>
      </w:pPr>
      <w:r>
        <w:t>After the strains have “spent time together”, potentially adapting/acclimating to living together under different environmental conditions.</w:t>
      </w:r>
    </w:p>
    <w:p w14:paraId="74E31751" w14:textId="77777777" w:rsidR="00361D69" w:rsidRDefault="00361D69" w:rsidP="00A504AE">
      <w:pPr>
        <w:pStyle w:val="ListParagraph"/>
        <w:numPr>
          <w:ilvl w:val="0"/>
          <w:numId w:val="1"/>
        </w:numPr>
      </w:pPr>
      <w:r>
        <w:t xml:space="preserve">Pro cannot live alone – they need interactions to survive </w:t>
      </w:r>
    </w:p>
    <w:p w14:paraId="47027EDA" w14:textId="77777777" w:rsidR="00361D69" w:rsidRPr="00361D69" w:rsidRDefault="00361D69" w:rsidP="00361D69">
      <w:r w:rsidRPr="00361D69">
        <w:t xml:space="preserve">During the initial contact, five Prochlorococcus (PRO) strains that had been separated and grown axenically in the lab for thousands of generations, transferred to grow in co-culture with a member from the Alteromonas sp. (ALT). Five strains of PRO, (representing clades HLI, HLII, LLI and LLIV) and five strains of ALT (A. macleodii and A. mediterranea) were grown in binary co-cultures, forming a 5x5 matrix of interactions encompassing the natural genetic diversity of these organisms. </w:t>
      </w:r>
    </w:p>
    <w:p w14:paraId="45C957EC" w14:textId="77777777" w:rsidR="00361D69" w:rsidRPr="00361D69" w:rsidRDefault="00361D69" w:rsidP="00361D69">
      <w:r w:rsidRPr="00361D69">
        <w:t xml:space="preserve"> </w:t>
      </w:r>
    </w:p>
    <w:p w14:paraId="583ED3B2" w14:textId="77777777" w:rsidR="00361D69" w:rsidRDefault="00361D69"/>
    <w:p w14:paraId="7D4C4122" w14:textId="77777777" w:rsidR="00361D69" w:rsidRDefault="00361D69" w:rsidP="00361D69">
      <w:r w:rsidRPr="00361D69">
        <w:rPr>
          <w:b/>
          <w:bCs/>
        </w:rPr>
        <w:t>Flowchart of the experimental procedure</w:t>
      </w:r>
    </w:p>
    <w:p w14:paraId="716B9DA6" w14:textId="77777777" w:rsidR="00361D69" w:rsidRDefault="00361D69">
      <w:r>
        <w:rPr>
          <w:noProof/>
        </w:rPr>
        <w:drawing>
          <wp:inline distT="0" distB="0" distL="0" distR="0" wp14:anchorId="34D8D868" wp14:editId="7DF2CFF1">
            <wp:extent cx="6156675" cy="1798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193899" cy="1809168"/>
                    </a:xfrm>
                    <a:prstGeom prst="rect">
                      <a:avLst/>
                    </a:prstGeom>
                    <a:noFill/>
                  </pic:spPr>
                </pic:pic>
              </a:graphicData>
            </a:graphic>
          </wp:inline>
        </w:drawing>
      </w:r>
    </w:p>
    <w:p w14:paraId="488BE383" w14:textId="77777777" w:rsidR="00445B4D" w:rsidRDefault="00B573CE" w:rsidP="00BE48AD">
      <w:r>
        <w:rPr>
          <w:b/>
          <w:bCs/>
          <w:noProof/>
        </w:rPr>
        <w:lastRenderedPageBreak/>
        <w:drawing>
          <wp:inline distT="0" distB="0" distL="0" distR="0" wp14:anchorId="6720394C" wp14:editId="5A43166A">
            <wp:extent cx="5582093" cy="7419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594309" cy="7436173"/>
                    </a:xfrm>
                    <a:prstGeom prst="rect">
                      <a:avLst/>
                    </a:prstGeom>
                    <a:noFill/>
                  </pic:spPr>
                </pic:pic>
              </a:graphicData>
            </a:graphic>
          </wp:inline>
        </w:drawing>
      </w:r>
      <w:r w:rsidR="00361D69" w:rsidRPr="00A17A80">
        <w:rPr>
          <w:b/>
          <w:bCs/>
        </w:rPr>
        <w:t>Figure 1</w:t>
      </w:r>
      <w:r w:rsidR="00361D69">
        <w:t xml:space="preserve">. The initial contact between </w:t>
      </w:r>
      <w:r w:rsidR="00361D69" w:rsidRPr="00EA6C2E">
        <w:rPr>
          <w:i/>
          <w:iCs/>
        </w:rPr>
        <w:t>Prochlorococcus</w:t>
      </w:r>
      <w:r w:rsidR="00361D69">
        <w:t xml:space="preserve"> and </w:t>
      </w:r>
      <w:r w:rsidR="00361D69" w:rsidRPr="00EA6C2E">
        <w:rPr>
          <w:i/>
          <w:iCs/>
        </w:rPr>
        <w:t>Alteromonas</w:t>
      </w:r>
      <w:r w:rsidR="00361D69">
        <w:t xml:space="preserve"> strains. A. Mean </w:t>
      </w:r>
      <w:r w:rsidR="00361D69" w:rsidRPr="0008785A">
        <w:t xml:space="preserve">fluorescence curves over 140 days </w:t>
      </w:r>
      <w:r w:rsidR="00361D69">
        <w:t xml:space="preserve">of </w:t>
      </w:r>
      <w:r w:rsidR="00361D69" w:rsidRPr="00EA6C2E">
        <w:rPr>
          <w:i/>
          <w:iCs/>
        </w:rPr>
        <w:t>Prochlorococcus</w:t>
      </w:r>
      <w:r w:rsidR="00361D69">
        <w:rPr>
          <w:i/>
          <w:iCs/>
        </w:rPr>
        <w:t xml:space="preserve"> </w:t>
      </w:r>
      <w:r w:rsidR="00361D69">
        <w:t xml:space="preserve">strains, grown in co-culture and alone. B. </w:t>
      </w:r>
      <w:r w:rsidR="00361D69">
        <w:rPr>
          <w:rFonts w:hint="cs"/>
        </w:rPr>
        <w:t>T</w:t>
      </w:r>
      <w:r w:rsidR="00361D69">
        <w:t xml:space="preserve">hree </w:t>
      </w:r>
      <w:r w:rsidR="00361D69" w:rsidRPr="00A17A80">
        <w:t>rep</w:t>
      </w:r>
      <w:r w:rsidR="00361D69">
        <w:t xml:space="preserve">licates of </w:t>
      </w:r>
      <w:r w:rsidR="00361D69" w:rsidRPr="0008785A">
        <w:t xml:space="preserve">culture fluorescence </w:t>
      </w:r>
      <w:r w:rsidR="00361D69" w:rsidRPr="00A17A80">
        <w:t xml:space="preserve">of each specific </w:t>
      </w:r>
      <w:r w:rsidR="00361D69" w:rsidRPr="00171CB5">
        <w:rPr>
          <w:rFonts w:cstheme="minorHAnsi"/>
        </w:rPr>
        <w:t>binary co-</w:t>
      </w:r>
      <w:r w:rsidR="00361D69">
        <w:rPr>
          <w:rFonts w:cstheme="minorHAnsi"/>
        </w:rPr>
        <w:t>culture</w:t>
      </w:r>
      <w:r w:rsidR="00361D69" w:rsidRPr="00A17A80">
        <w:t xml:space="preserve"> </w:t>
      </w:r>
      <w:r w:rsidR="00361D69">
        <w:t xml:space="preserve">and axenic cultures. </w:t>
      </w:r>
    </w:p>
    <w:p w14:paraId="39A3FC52" w14:textId="77777777" w:rsidR="00445B4D" w:rsidRDefault="00445B4D">
      <w:r w:rsidRPr="00361D69">
        <w:lastRenderedPageBreak/>
        <w:t>It can be observed highly consistent between replicates (each replicate represents by a separate line) and differ between strains. All axenic cultures shown a similar growth pattern, with immediate decrease after the maximum growth. in addition, in co-culture there is a large difference between MIT9313 strain to all others PRO. MIT9313 is inhibited after the initial contact for 20-30 days before it started to grow</w:t>
      </w:r>
      <w:r>
        <w:br w:type="page"/>
      </w:r>
    </w:p>
    <w:p w14:paraId="6313A68F" w14:textId="77777777" w:rsidR="00354796" w:rsidRPr="0008785A" w:rsidRDefault="00B573CE" w:rsidP="00653688">
      <w:r>
        <w:rPr>
          <w:noProof/>
        </w:rPr>
        <w:lastRenderedPageBreak/>
        <w:drawing>
          <wp:inline distT="0" distB="0" distL="0" distR="0" wp14:anchorId="5ABFB95F" wp14:editId="08375BB0">
            <wp:extent cx="5417662" cy="723952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29368" cy="7255169"/>
                    </a:xfrm>
                    <a:prstGeom prst="rect">
                      <a:avLst/>
                    </a:prstGeom>
                    <a:noFill/>
                  </pic:spPr>
                </pic:pic>
              </a:graphicData>
            </a:graphic>
          </wp:inline>
        </w:drawing>
      </w:r>
    </w:p>
    <w:p w14:paraId="03E9B4D0" w14:textId="77777777" w:rsidR="00653688" w:rsidRDefault="00653688" w:rsidP="00971D25">
      <w:pPr>
        <w:rPr>
          <w:rFonts w:cstheme="minorHAnsi"/>
          <w:b/>
          <w:bCs/>
        </w:rPr>
      </w:pPr>
      <w:r w:rsidRPr="00180B3F">
        <w:rPr>
          <w:rFonts w:cstheme="minorHAnsi"/>
          <w:b/>
          <w:bCs/>
        </w:rPr>
        <w:t>Figure 1S</w:t>
      </w:r>
      <w:r w:rsidRPr="006C6048">
        <w:rPr>
          <w:rFonts w:cstheme="minorHAnsi"/>
        </w:rPr>
        <w:t xml:space="preserve">. Cell numbers in axenic and co-cultures </w:t>
      </w:r>
      <w:r w:rsidR="00971D25" w:rsidRPr="00971D25">
        <w:rPr>
          <w:rFonts w:cstheme="minorHAnsi"/>
        </w:rPr>
        <w:t>after 100 days from the initial contact</w:t>
      </w:r>
      <w:r w:rsidRPr="00971D25">
        <w:rPr>
          <w:rFonts w:cstheme="minorHAnsi"/>
        </w:rPr>
        <w:t>.</w:t>
      </w:r>
      <w:r w:rsidRPr="006C6048">
        <w:rPr>
          <w:rFonts w:cstheme="minorHAnsi"/>
        </w:rPr>
        <w:t xml:space="preserve"> A. Mean fluorescence curves over 140 days of </w:t>
      </w:r>
      <w:r w:rsidRPr="006C6048">
        <w:rPr>
          <w:rFonts w:cstheme="minorHAnsi"/>
          <w:i/>
          <w:iCs/>
        </w:rPr>
        <w:t xml:space="preserve">Prochlorococcus </w:t>
      </w:r>
      <w:r w:rsidRPr="006C6048">
        <w:rPr>
          <w:rFonts w:cstheme="minorHAnsi"/>
        </w:rPr>
        <w:t>strains, grown in co-culture. B.</w:t>
      </w:r>
      <w:r>
        <w:rPr>
          <w:rFonts w:cstheme="minorHAnsi"/>
        </w:rPr>
        <w:t xml:space="preserve"> </w:t>
      </w:r>
      <w:r w:rsidRPr="006126E5">
        <w:rPr>
          <w:rFonts w:cstheme="minorHAnsi"/>
          <w:i/>
          <w:iCs/>
        </w:rPr>
        <w:t xml:space="preserve">Prochlorococcus </w:t>
      </w:r>
      <w:r w:rsidRPr="006126E5">
        <w:rPr>
          <w:rFonts w:cstheme="minorHAnsi"/>
        </w:rPr>
        <w:t>cells detected by flow cytometry (FCM).</w:t>
      </w:r>
      <w:r w:rsidRPr="006126E5">
        <w:t xml:space="preserve"> </w:t>
      </w:r>
      <w:r w:rsidRPr="00180B3F">
        <w:rPr>
          <w:rFonts w:cstheme="minorHAnsi"/>
        </w:rPr>
        <w:t>The x-axis is Forward Scatter (FSC, a proxy for cell size), the y-axis is the chlorophyll autofluorescence of the cells</w:t>
      </w:r>
      <w:r w:rsidR="00971D25">
        <w:rPr>
          <w:rFonts w:cstheme="minorHAnsi"/>
        </w:rPr>
        <w:t xml:space="preserve"> </w:t>
      </w:r>
      <w:r w:rsidR="00971D25" w:rsidRPr="00971D25">
        <w:rPr>
          <w:rFonts w:cstheme="minorHAnsi"/>
        </w:rPr>
        <w:t>(Per-CP).</w:t>
      </w:r>
      <w:r w:rsidR="00971D25" w:rsidRPr="00971D25">
        <w:rPr>
          <w:rFonts w:cstheme="minorHAnsi"/>
          <w:b/>
          <w:bCs/>
        </w:rPr>
        <w:t xml:space="preserve">  </w:t>
      </w:r>
    </w:p>
    <w:p w14:paraId="37CA4284" w14:textId="77777777" w:rsidR="00653688" w:rsidRDefault="00BE48AD" w:rsidP="00274551">
      <w:pPr>
        <w:rPr>
          <w:rFonts w:cstheme="minorHAnsi"/>
          <w:b/>
          <w:bCs/>
        </w:rPr>
      </w:pPr>
      <w:r>
        <w:rPr>
          <w:rFonts w:cstheme="minorHAnsi"/>
          <w:b/>
          <w:bCs/>
          <w:noProof/>
        </w:rPr>
        <w:lastRenderedPageBreak/>
        <w:drawing>
          <wp:inline distT="0" distB="0" distL="0" distR="0" wp14:anchorId="4EC5312C" wp14:editId="7DFC54B3">
            <wp:extent cx="5987937" cy="64249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008902" cy="6447425"/>
                    </a:xfrm>
                    <a:prstGeom prst="rect">
                      <a:avLst/>
                    </a:prstGeom>
                    <a:noFill/>
                  </pic:spPr>
                </pic:pic>
              </a:graphicData>
            </a:graphic>
          </wp:inline>
        </w:drawing>
      </w:r>
    </w:p>
    <w:p w14:paraId="65668935" w14:textId="77777777" w:rsidR="00585E67" w:rsidRPr="00585E67" w:rsidRDefault="00585E67" w:rsidP="00585E67">
      <w:pPr>
        <w:rPr>
          <w:rFonts w:cstheme="minorHAnsi"/>
        </w:rPr>
      </w:pPr>
      <w:r w:rsidRPr="00585E67">
        <w:rPr>
          <w:rFonts w:cstheme="minorHAnsi"/>
          <w:b/>
          <w:bCs/>
        </w:rPr>
        <w:t>Figure 2S</w:t>
      </w:r>
      <w:r w:rsidRPr="00585E67">
        <w:rPr>
          <w:rFonts w:cstheme="minorHAnsi"/>
        </w:rPr>
        <w:t>. Bulk culture fluorescence versus cell numbers counted by flow cytometry. We tested if fluorescence (FL) can represent well the culture growth curve and the cell numbers that counted by flow cytometry (FCM). Same cultures were grown under several growing conditions; Pro99 Medium, Pro99 with Low N or Low P (the N:P ratios were 2:1 and 124:1, the latter expected to result in N and P starvation leading to cessation of growth), light-dark and co-culture with Alteromonas HOT1A3 (1A3). Cultures growth and decline were measured using FL and FCM. We normalized the FL values and the cells numbers from FCM by Z score.  Replicates average number is shown.</w:t>
      </w:r>
    </w:p>
    <w:p w14:paraId="29AAAC7E" w14:textId="77777777" w:rsidR="00585E67" w:rsidRPr="00585E67" w:rsidRDefault="00585E67" w:rsidP="00585E67">
      <w:r w:rsidRPr="00585E67">
        <w:lastRenderedPageBreak/>
        <w:t xml:space="preserve">We follow bulk culture FL, which can be measured non-invasively. While FL does not fully capture the actual dynamics of cells, due to chlorosis, It can be seen that in most cases there is a high correlation and a similar growth trend between the FL and FCM values at each time point. MED4 is shown high correlation in all growing conditions, whereas, MIT9312 and MIT9313 shown high correlation mainly when grown in Pro99 medium without any limitation. In other mediums they shown similar growth trend. The noticeable difference is in the exponential growth phase where FL appears to increase faster than cell numbers (FCM). </w:t>
      </w:r>
    </w:p>
    <w:p w14:paraId="13A82961" w14:textId="77777777" w:rsidR="00585E67" w:rsidRPr="00585E67" w:rsidRDefault="00585E67" w:rsidP="00585E67"/>
    <w:p w14:paraId="35482C48" w14:textId="77777777" w:rsidR="00585E67" w:rsidRPr="00585E67" w:rsidRDefault="00585E67" w:rsidP="00585E67">
      <w:pPr>
        <w:rPr>
          <w:color w:val="FF0000"/>
        </w:rPr>
      </w:pPr>
      <w:r w:rsidRPr="00585E67">
        <w:rPr>
          <w:color w:val="FF0000"/>
        </w:rPr>
        <w:t>(*maybe add correlation of growth and decline rates). However, some fine-scale dynamics  observed in the FL curves (“bumps”) are not necessarily seen in cell numbers, and may represent physiological changes. **IF WE CAN SAY THAT STRAIN A DECLINES FASTER THAN STRAIN B THIS IS STRONG** We can then use this logic in the discussion: first identify major changes in decline rates (who dies faster) and then ask about the “bumps” – what strains show more physiological variation, potentially trying to “fight death’</w:t>
      </w:r>
    </w:p>
    <w:p w14:paraId="2CD788EB" w14:textId="77777777" w:rsidR="00585E67" w:rsidRPr="00585E67" w:rsidRDefault="00585E67" w:rsidP="00585E67">
      <w:pPr>
        <w:rPr>
          <w:color w:val="FF0000"/>
        </w:rPr>
      </w:pPr>
      <w:r w:rsidRPr="00585E67">
        <w:rPr>
          <w:color w:val="FF0000"/>
        </w:rPr>
        <w:t xml:space="preserve">Questions: </w:t>
      </w:r>
    </w:p>
    <w:p w14:paraId="63AC7324" w14:textId="77777777" w:rsidR="00585E67" w:rsidRPr="00585E67" w:rsidRDefault="00585E67" w:rsidP="00585E67">
      <w:pPr>
        <w:rPr>
          <w:color w:val="FF0000"/>
        </w:rPr>
      </w:pPr>
      <w:r w:rsidRPr="00585E67">
        <w:rPr>
          <w:color w:val="FF0000"/>
        </w:rPr>
        <w:t>1.</w:t>
      </w:r>
      <w:r w:rsidRPr="00585E67">
        <w:rPr>
          <w:color w:val="FF0000"/>
        </w:rPr>
        <w:tab/>
        <w:t xml:space="preserve">how to do correlation? </w:t>
      </w:r>
    </w:p>
    <w:p w14:paraId="69CA08C3" w14:textId="77777777" w:rsidR="00585E67" w:rsidRPr="00585E67" w:rsidRDefault="00585E67" w:rsidP="00585E67">
      <w:pPr>
        <w:rPr>
          <w:color w:val="FF0000"/>
        </w:rPr>
      </w:pPr>
      <w:r w:rsidRPr="00585E67">
        <w:rPr>
          <w:color w:val="FF0000"/>
        </w:rPr>
        <w:t>2.</w:t>
      </w:r>
      <w:r w:rsidRPr="00585E67">
        <w:rPr>
          <w:color w:val="FF0000"/>
        </w:rPr>
        <w:tab/>
        <w:t xml:space="preserve">Choose which results to present (lowN only?) </w:t>
      </w:r>
    </w:p>
    <w:p w14:paraId="06BF1522" w14:textId="77777777" w:rsidR="00585E67" w:rsidRPr="00585E67" w:rsidRDefault="00585E67" w:rsidP="00585E67">
      <w:pPr>
        <w:rPr>
          <w:color w:val="FF0000"/>
        </w:rPr>
      </w:pPr>
      <w:r w:rsidRPr="00585E67">
        <w:rPr>
          <w:color w:val="FF0000"/>
        </w:rPr>
        <w:t>3.</w:t>
      </w:r>
      <w:r w:rsidRPr="00585E67">
        <w:rPr>
          <w:color w:val="FF0000"/>
        </w:rPr>
        <w:tab/>
        <w:t>y axis (normalize zscore or 2 axis)?</w:t>
      </w:r>
    </w:p>
    <w:p w14:paraId="6B9A693A" w14:textId="77777777" w:rsidR="00585E67" w:rsidRDefault="00585E67" w:rsidP="00274551"/>
    <w:p w14:paraId="1DC3D8E6" w14:textId="77777777" w:rsidR="00646413" w:rsidRDefault="00646413" w:rsidP="00274551">
      <w:pPr>
        <w:rPr>
          <w:b/>
          <w:bCs/>
        </w:rPr>
      </w:pPr>
    </w:p>
    <w:p w14:paraId="7D64A8B9" w14:textId="77777777" w:rsidR="00646413" w:rsidRPr="00646413" w:rsidRDefault="00646413" w:rsidP="00274551">
      <w:pPr>
        <w:rPr>
          <w:b/>
          <w:bCs/>
        </w:rPr>
      </w:pPr>
    </w:p>
    <w:p w14:paraId="19A9B1C1" w14:textId="77777777" w:rsidR="00274551" w:rsidRDefault="00274551" w:rsidP="00274551"/>
    <w:p w14:paraId="1E14E5FF" w14:textId="77777777" w:rsidR="003D7E85" w:rsidRDefault="003D7E85" w:rsidP="00EA6C2E">
      <w:pPr>
        <w:pStyle w:val="ListParagraph"/>
        <w:ind w:left="0"/>
        <w:rPr>
          <w:noProof/>
        </w:rPr>
      </w:pPr>
    </w:p>
    <w:p w14:paraId="22C839E9" w14:textId="77777777" w:rsidR="00EA6C2E" w:rsidRDefault="00EA6C2E" w:rsidP="00EA6C2E">
      <w:pPr>
        <w:pStyle w:val="ListParagraph"/>
        <w:ind w:left="0"/>
      </w:pPr>
    </w:p>
    <w:p w14:paraId="7662640D" w14:textId="77777777" w:rsidR="001632FF" w:rsidRDefault="001632FF" w:rsidP="00EA6C2E">
      <w:pPr>
        <w:pStyle w:val="ListParagraph"/>
        <w:ind w:left="1440"/>
      </w:pPr>
    </w:p>
    <w:p w14:paraId="37A540B5" w14:textId="77777777" w:rsidR="00092796" w:rsidRDefault="00092796">
      <w:r>
        <w:br w:type="page"/>
      </w:r>
    </w:p>
    <w:p w14:paraId="59B02E81" w14:textId="77777777" w:rsidR="004E3589" w:rsidRDefault="000639AA" w:rsidP="00EA6C2E">
      <w:pPr>
        <w:rPr>
          <w:b/>
          <w:bCs/>
        </w:rPr>
      </w:pPr>
      <w:r>
        <w:rPr>
          <w:b/>
          <w:bCs/>
          <w:noProof/>
        </w:rPr>
        <w:lastRenderedPageBreak/>
        <w:drawing>
          <wp:inline distT="0" distB="0" distL="0" distR="0" wp14:anchorId="544A508F" wp14:editId="42016FC4">
            <wp:extent cx="5172501" cy="4226269"/>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172501" cy="4226269"/>
                    </a:xfrm>
                    <a:prstGeom prst="rect">
                      <a:avLst/>
                    </a:prstGeom>
                    <a:noFill/>
                  </pic:spPr>
                </pic:pic>
              </a:graphicData>
            </a:graphic>
          </wp:inline>
        </w:drawing>
      </w:r>
    </w:p>
    <w:p w14:paraId="56F4E108" w14:textId="77777777" w:rsidR="00A8147C" w:rsidRDefault="000639AA" w:rsidP="000639AA">
      <w:r w:rsidRPr="000639AA">
        <w:rPr>
          <w:b/>
          <w:bCs/>
        </w:rPr>
        <w:t>Figure 2.</w:t>
      </w:r>
      <w:r w:rsidRPr="000639AA">
        <w:t xml:space="preserve"> Principal component analysis (PCA) based on fluorescence data from all co-cultures growth curves during 140 days of experiment 1. The data </w:t>
      </w:r>
      <w:r w:rsidRPr="000639AA">
        <w:rPr>
          <w:highlight w:val="yellow"/>
        </w:rPr>
        <w:t>XXX</w:t>
      </w:r>
      <w:r w:rsidRPr="000639AA">
        <w:t xml:space="preserve"> before plotting. PCA were performed with </w:t>
      </w:r>
      <w:r w:rsidRPr="000639AA">
        <w:rPr>
          <w:highlight w:val="yellow"/>
        </w:rPr>
        <w:t>XXX</w:t>
      </w:r>
      <w:r w:rsidRPr="000639AA">
        <w:t xml:space="preserve"> software. All 3 replicates are shown in the figure and each point represents one tube from the experiment. Colors indicate the PRO and Symbols represent the ALT.</w:t>
      </w:r>
    </w:p>
    <w:p w14:paraId="0B69C567" w14:textId="77777777" w:rsidR="000639AA" w:rsidRPr="000639AA" w:rsidRDefault="000639AA" w:rsidP="000639AA"/>
    <w:p w14:paraId="73C6BD8E" w14:textId="77777777" w:rsidR="000639AA" w:rsidRPr="000639AA" w:rsidRDefault="000639AA" w:rsidP="000639AA">
      <w:r w:rsidRPr="000639AA">
        <w:t>Clear differences between PRO strains. Closely related Prochlorococcus strains (MED4, MIT9312 and MIT0604) are grouped together. No clear differences between Alteromonas.</w:t>
      </w:r>
    </w:p>
    <w:p w14:paraId="2A62F92F" w14:textId="77777777" w:rsidR="000639AA" w:rsidRDefault="000639AA" w:rsidP="000639AA">
      <w:pPr>
        <w:rPr>
          <w:b/>
          <w:bCs/>
        </w:rPr>
      </w:pPr>
    </w:p>
    <w:p w14:paraId="31FE38A5" w14:textId="77777777" w:rsidR="00A8147C" w:rsidRDefault="00A8147C" w:rsidP="00EA6C2E">
      <w:pPr>
        <w:rPr>
          <w:b/>
          <w:bCs/>
        </w:rPr>
      </w:pPr>
    </w:p>
    <w:p w14:paraId="00CFF11B" w14:textId="77777777" w:rsidR="00BF4059" w:rsidRDefault="00BF4059" w:rsidP="00EA6C2E"/>
    <w:p w14:paraId="44614025" w14:textId="77777777" w:rsidR="00BF4059" w:rsidRDefault="00BF4059" w:rsidP="00EA6C2E"/>
    <w:p w14:paraId="61E6B324" w14:textId="77777777" w:rsidR="00BF4059" w:rsidRDefault="00BF4059" w:rsidP="00EA6C2E"/>
    <w:p w14:paraId="6A73605D" w14:textId="77777777" w:rsidR="00BF4059" w:rsidRDefault="00BF4059" w:rsidP="00EA6C2E"/>
    <w:p w14:paraId="6744CC64" w14:textId="77777777" w:rsidR="00BF4059" w:rsidRDefault="00BF4059" w:rsidP="00EA6C2E"/>
    <w:p w14:paraId="5561F4CA" w14:textId="77777777" w:rsidR="00BF4059" w:rsidRDefault="00BF4059" w:rsidP="00EA6C2E">
      <w:r>
        <w:rPr>
          <w:noProof/>
        </w:rPr>
        <w:lastRenderedPageBreak/>
        <w:drawing>
          <wp:inline distT="0" distB="0" distL="0" distR="0" wp14:anchorId="4C2988AC" wp14:editId="706CF97C">
            <wp:extent cx="6262370" cy="7207067"/>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6869"/>
                    <a:stretch/>
                  </pic:blipFill>
                  <pic:spPr bwMode="auto">
                    <a:xfrm>
                      <a:off x="0" y="0"/>
                      <a:ext cx="6277637" cy="7224637"/>
                    </a:xfrm>
                    <a:prstGeom prst="rect">
                      <a:avLst/>
                    </a:prstGeom>
                    <a:noFill/>
                    <a:ln>
                      <a:noFill/>
                    </a:ln>
                    <a:extLst>
                      <a:ext uri="{53640926-AAD7-44D8-BBD7-CCE9431645EC}">
                        <a14:shadowObscured xmlns:a14="http://schemas.microsoft.com/office/drawing/2010/main"/>
                      </a:ext>
                    </a:extLst>
                  </pic:spPr>
                </pic:pic>
              </a:graphicData>
            </a:graphic>
          </wp:inline>
        </w:drawing>
      </w:r>
    </w:p>
    <w:p w14:paraId="29F8C8C5" w14:textId="77777777" w:rsidR="00ED5624" w:rsidRDefault="00BF4059" w:rsidP="00EA6C2E">
      <w:r w:rsidRPr="00BF4059">
        <w:rPr>
          <w:b/>
          <w:bCs/>
        </w:rPr>
        <w:t>Figure 3S.</w:t>
      </w:r>
      <w:r>
        <w:t xml:space="preserve"> </w:t>
      </w:r>
      <w:r w:rsidR="00ED5624" w:rsidRPr="00ED5624">
        <w:t>AUC</w:t>
      </w:r>
      <w:r>
        <w:t xml:space="preserve"> and decline AUC</w:t>
      </w:r>
      <w:r w:rsidR="00ED5624" w:rsidRPr="00ED5624">
        <w:t xml:space="preserve"> for e</w:t>
      </w:r>
      <w:r>
        <w:t xml:space="preserve">xperiment </w:t>
      </w:r>
      <w:r w:rsidR="00ED5624" w:rsidRPr="00ED5624">
        <w:t xml:space="preserve">1, </w:t>
      </w:r>
      <w:r>
        <w:t xml:space="preserve">3 </w:t>
      </w:r>
      <w:r w:rsidR="00ED5624" w:rsidRPr="00ED5624">
        <w:t>replicates heatmap . raw data, not normalized</w:t>
      </w:r>
    </w:p>
    <w:p w14:paraId="483AE9CF" w14:textId="77777777" w:rsidR="00BF4059" w:rsidRPr="00902B3B" w:rsidRDefault="00BF4059" w:rsidP="00EA6C2E">
      <w:r w:rsidRPr="00902B3B">
        <w:rPr>
          <w:highlight w:val="cyan"/>
        </w:rPr>
        <w:t>** Need to organize the figure</w:t>
      </w:r>
      <w:r w:rsidR="00902B3B">
        <w:rPr>
          <w:highlight w:val="cyan"/>
        </w:rPr>
        <w:t xml:space="preserve"> </w:t>
      </w:r>
      <w:r w:rsidR="00902B3B" w:rsidRPr="00902B3B">
        <w:rPr>
          <w:highlight w:val="cyan"/>
        </w:rPr>
        <w:t>+</w:t>
      </w:r>
      <w:r w:rsidR="00902B3B">
        <w:rPr>
          <w:highlight w:val="cyan"/>
        </w:rPr>
        <w:t xml:space="preserve"> </w:t>
      </w:r>
      <w:r w:rsidR="00902B3B" w:rsidRPr="00902B3B">
        <w:rPr>
          <w:highlight w:val="cyan"/>
        </w:rPr>
        <w:t>legend</w:t>
      </w:r>
    </w:p>
    <w:p w14:paraId="1728858A" w14:textId="77777777" w:rsidR="00E043B2" w:rsidRDefault="00E043B2" w:rsidP="00ED5624">
      <w:r>
        <w:br w:type="page"/>
      </w:r>
      <w:r w:rsidR="00902B3B">
        <w:rPr>
          <w:noProof/>
        </w:rPr>
        <w:lastRenderedPageBreak/>
        <w:drawing>
          <wp:inline distT="0" distB="0" distL="0" distR="0" wp14:anchorId="1FAC036F" wp14:editId="250C76B1">
            <wp:extent cx="6471875" cy="4266128"/>
            <wp:effectExtent l="0" t="0" r="5715"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90494" cy="4278401"/>
                    </a:xfrm>
                    <a:prstGeom prst="rect">
                      <a:avLst/>
                    </a:prstGeom>
                    <a:noFill/>
                  </pic:spPr>
                </pic:pic>
              </a:graphicData>
            </a:graphic>
          </wp:inline>
        </w:drawing>
      </w:r>
    </w:p>
    <w:p w14:paraId="0897C2B9" w14:textId="77777777" w:rsidR="00902B3B" w:rsidRDefault="00902B3B">
      <w:pPr>
        <w:rPr>
          <w:b/>
          <w:bCs/>
        </w:rPr>
      </w:pPr>
      <w:r w:rsidRPr="00BF4059">
        <w:rPr>
          <w:b/>
          <w:bCs/>
        </w:rPr>
        <w:t>Figure 3</w:t>
      </w:r>
      <w:r>
        <w:rPr>
          <w:b/>
          <w:bCs/>
        </w:rPr>
        <w:t>. FCM from experiment 1-60,100 and 140 days</w:t>
      </w:r>
    </w:p>
    <w:p w14:paraId="4115E08A" w14:textId="77777777" w:rsidR="00902B3B" w:rsidRDefault="00902B3B" w:rsidP="00902B3B">
      <w:pPr>
        <w:rPr>
          <w:ins w:id="0" w:author="Osnat" w:date="2020-02-20T10:38:00Z"/>
        </w:rPr>
      </w:pPr>
      <w:r w:rsidRPr="00902B3B">
        <w:rPr>
          <w:highlight w:val="cyan"/>
        </w:rPr>
        <w:t>** Need to organize the figure</w:t>
      </w:r>
      <w:r>
        <w:rPr>
          <w:highlight w:val="cyan"/>
        </w:rPr>
        <w:t xml:space="preserve"> </w:t>
      </w:r>
      <w:r w:rsidRPr="00902B3B">
        <w:rPr>
          <w:highlight w:val="cyan"/>
        </w:rPr>
        <w:t>+</w:t>
      </w:r>
      <w:r>
        <w:rPr>
          <w:highlight w:val="cyan"/>
        </w:rPr>
        <w:t xml:space="preserve"> </w:t>
      </w:r>
      <w:r w:rsidRPr="00902B3B">
        <w:rPr>
          <w:highlight w:val="cyan"/>
        </w:rPr>
        <w:t>legend</w:t>
      </w:r>
    </w:p>
    <w:p w14:paraId="7F53E3D9" w14:textId="77777777" w:rsidR="00227485" w:rsidRPr="00227485" w:rsidRDefault="00227485" w:rsidP="00902B3B">
      <w:pPr>
        <w:rPr>
          <w:color w:val="FF0000"/>
          <w:rPrChange w:id="1" w:author="Osnat" w:date="2020-02-20T10:38:00Z">
            <w:rPr/>
          </w:rPrChange>
        </w:rPr>
      </w:pPr>
      <w:ins w:id="2" w:author="Osnat" w:date="2020-02-20T10:38:00Z">
        <w:r w:rsidRPr="00227485">
          <w:rPr>
            <w:color w:val="FF0000"/>
            <w:rPrChange w:id="3" w:author="Osnat" w:date="2020-02-20T10:38:00Z">
              <w:rPr/>
            </w:rPrChange>
          </w:rPr>
          <w:t>New figure slide 2</w:t>
        </w:r>
      </w:ins>
    </w:p>
    <w:p w14:paraId="5058F43E" w14:textId="77777777" w:rsidR="00902B3B" w:rsidRDefault="00902B3B">
      <w:r>
        <w:br w:type="page"/>
      </w:r>
    </w:p>
    <w:p w14:paraId="7F9EC476" w14:textId="77777777" w:rsidR="007C7976" w:rsidRPr="007C7976" w:rsidRDefault="005F149F" w:rsidP="00FA3FAB">
      <w:pPr>
        <w:pStyle w:val="ListParagraph"/>
        <w:rPr>
          <w:b/>
          <w:bCs/>
        </w:rPr>
      </w:pPr>
      <w:r w:rsidRPr="007C7976">
        <w:rPr>
          <w:b/>
          <w:bCs/>
        </w:rPr>
        <w:lastRenderedPageBreak/>
        <w:t>What happens during subsequent transfers?</w:t>
      </w:r>
    </w:p>
    <w:p w14:paraId="08E3F030" w14:textId="77777777" w:rsidR="00563DA9" w:rsidRDefault="00563DA9">
      <w:pPr>
        <w:rPr>
          <w:noProof/>
        </w:rPr>
      </w:pPr>
      <w:r>
        <w:rPr>
          <w:noProof/>
        </w:rPr>
        <w:drawing>
          <wp:inline distT="0" distB="0" distL="0" distR="0" wp14:anchorId="6A323512" wp14:editId="232AEC67">
            <wp:extent cx="4280359" cy="7240772"/>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306031" cy="7284199"/>
                    </a:xfrm>
                    <a:prstGeom prst="rect">
                      <a:avLst/>
                    </a:prstGeom>
                    <a:noFill/>
                  </pic:spPr>
                </pic:pic>
              </a:graphicData>
            </a:graphic>
          </wp:inline>
        </w:drawing>
      </w:r>
    </w:p>
    <w:p w14:paraId="2B8204BB" w14:textId="77777777" w:rsidR="007C7976" w:rsidRDefault="007C7976" w:rsidP="007C7976">
      <w:pPr>
        <w:rPr>
          <w:b/>
          <w:bCs/>
        </w:rPr>
      </w:pPr>
      <w:bookmarkStart w:id="4" w:name="_Hlk31218564"/>
      <w:r w:rsidRPr="00BF4059">
        <w:rPr>
          <w:b/>
          <w:bCs/>
        </w:rPr>
        <w:t xml:space="preserve">Figure </w:t>
      </w:r>
      <w:r>
        <w:rPr>
          <w:b/>
          <w:bCs/>
        </w:rPr>
        <w:t>4. experiment 1 compare to 3&amp;4 and 5&amp;6</w:t>
      </w:r>
    </w:p>
    <w:bookmarkEnd w:id="4"/>
    <w:p w14:paraId="35FC429D" w14:textId="77777777" w:rsidR="007C7976" w:rsidRPr="00902B3B" w:rsidRDefault="007C7976" w:rsidP="007C7976">
      <w:r w:rsidRPr="00902B3B">
        <w:rPr>
          <w:highlight w:val="cyan"/>
        </w:rPr>
        <w:t>** Need to organize the figure</w:t>
      </w:r>
      <w:r>
        <w:rPr>
          <w:highlight w:val="cyan"/>
        </w:rPr>
        <w:t xml:space="preserve"> </w:t>
      </w:r>
      <w:r w:rsidRPr="00902B3B">
        <w:rPr>
          <w:highlight w:val="cyan"/>
        </w:rPr>
        <w:t>+</w:t>
      </w:r>
      <w:r>
        <w:rPr>
          <w:highlight w:val="cyan"/>
        </w:rPr>
        <w:t xml:space="preserve"> </w:t>
      </w:r>
      <w:r w:rsidRPr="00902B3B">
        <w:rPr>
          <w:highlight w:val="cyan"/>
        </w:rPr>
        <w:t>legend</w:t>
      </w:r>
    </w:p>
    <w:p w14:paraId="29946238" w14:textId="77777777" w:rsidR="007C7976" w:rsidRDefault="007C7976">
      <w:pPr>
        <w:rPr>
          <w:noProof/>
        </w:rPr>
      </w:pPr>
    </w:p>
    <w:p w14:paraId="3C88C860" w14:textId="77777777" w:rsidR="007C7976" w:rsidRPr="007C7976" w:rsidRDefault="007C7976" w:rsidP="007C7976">
      <w:pPr>
        <w:rPr>
          <w:b/>
          <w:bCs/>
        </w:rPr>
      </w:pPr>
      <w:r w:rsidRPr="007C7976">
        <w:rPr>
          <w:b/>
          <w:bCs/>
        </w:rPr>
        <w:t>There are differences between transfers after 100 (3,4) and 140 (5,6) days (the 120 days “change”)</w:t>
      </w:r>
    </w:p>
    <w:p w14:paraId="667BD008" w14:textId="77777777" w:rsidR="007C7976" w:rsidRDefault="007C7976" w:rsidP="007C7976">
      <w:pPr>
        <w:rPr>
          <w:b/>
          <w:bCs/>
        </w:rPr>
      </w:pPr>
      <w:r>
        <w:rPr>
          <w:b/>
          <w:bCs/>
          <w:noProof/>
        </w:rPr>
        <w:drawing>
          <wp:inline distT="0" distB="0" distL="0" distR="0" wp14:anchorId="40BBDE5F" wp14:editId="024EA9C6">
            <wp:extent cx="6153552" cy="242770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208112" cy="2449232"/>
                    </a:xfrm>
                    <a:prstGeom prst="rect">
                      <a:avLst/>
                    </a:prstGeom>
                    <a:noFill/>
                  </pic:spPr>
                </pic:pic>
              </a:graphicData>
            </a:graphic>
          </wp:inline>
        </w:drawing>
      </w:r>
    </w:p>
    <w:p w14:paraId="36E8B5D9" w14:textId="77777777" w:rsidR="007C7976" w:rsidRDefault="007C7976" w:rsidP="007C7976">
      <w:pPr>
        <w:rPr>
          <w:b/>
          <w:bCs/>
        </w:rPr>
      </w:pPr>
      <w:r w:rsidRPr="00BF4059">
        <w:rPr>
          <w:b/>
          <w:bCs/>
        </w:rPr>
        <w:t xml:space="preserve">Figure </w:t>
      </w:r>
      <w:r>
        <w:rPr>
          <w:b/>
          <w:bCs/>
        </w:rPr>
        <w:t>4S. experiment 1 compare to 3&amp;4 and 5&amp;6</w:t>
      </w:r>
    </w:p>
    <w:p w14:paraId="189511BD" w14:textId="77777777" w:rsidR="006F52F7" w:rsidRDefault="006F52F7" w:rsidP="006F52F7">
      <w:r>
        <w:rPr>
          <w:noProof/>
        </w:rPr>
        <w:t>It illustrates clearly that transfer after 140 days is different</w:t>
      </w:r>
    </w:p>
    <w:p w14:paraId="29D63336" w14:textId="77777777" w:rsidR="007C7976" w:rsidRDefault="007C7976" w:rsidP="007C7976">
      <w:pPr>
        <w:rPr>
          <w:b/>
          <w:bCs/>
        </w:rPr>
      </w:pPr>
    </w:p>
    <w:p w14:paraId="19777743" w14:textId="77777777" w:rsidR="007C7976" w:rsidRDefault="007C7976">
      <w:pPr>
        <w:rPr>
          <w:noProof/>
        </w:rPr>
      </w:pPr>
    </w:p>
    <w:p w14:paraId="1726F43F" w14:textId="77777777" w:rsidR="007C7976" w:rsidRDefault="007C7976">
      <w:pPr>
        <w:rPr>
          <w:noProof/>
        </w:rPr>
      </w:pPr>
      <w:r>
        <w:rPr>
          <w:noProof/>
        </w:rPr>
        <w:br w:type="page"/>
      </w:r>
    </w:p>
    <w:p w14:paraId="4C74E37C" w14:textId="77777777" w:rsidR="00EC0603" w:rsidRDefault="00EC0603">
      <w:pPr>
        <w:rPr>
          <w:highlight w:val="cyan"/>
        </w:rPr>
      </w:pPr>
      <w:r>
        <w:rPr>
          <w:highlight w:val="cyan"/>
        </w:rPr>
        <w:lastRenderedPageBreak/>
        <w:t>From here</w:t>
      </w:r>
    </w:p>
    <w:p w14:paraId="3B47FAA4" w14:textId="77777777" w:rsidR="00576187" w:rsidRDefault="00FA3FAB">
      <w:r w:rsidRPr="00FA3FAB">
        <w:rPr>
          <w:highlight w:val="cyan"/>
        </w:rPr>
        <w:t>More figures and text that need to organize:</w:t>
      </w:r>
    </w:p>
    <w:p w14:paraId="53674350" w14:textId="77777777" w:rsidR="00576187" w:rsidRDefault="00576187"/>
    <w:p w14:paraId="3B8E36D2" w14:textId="77777777" w:rsidR="00CD4BC4" w:rsidRPr="00EA6C2E" w:rsidRDefault="00CD4BC4" w:rsidP="00CD4BC4">
      <w:pPr>
        <w:pStyle w:val="ListParagraph"/>
        <w:numPr>
          <w:ilvl w:val="1"/>
          <w:numId w:val="2"/>
        </w:numPr>
      </w:pPr>
      <w:r>
        <w:t xml:space="preserve">There are still differences between Pro strains and not between Alt – 9313 and 0604 most similar.  </w:t>
      </w:r>
    </w:p>
    <w:p w14:paraId="59D9D933" w14:textId="77777777" w:rsidR="00930A01" w:rsidRPr="00EA6C2E" w:rsidRDefault="00930A01" w:rsidP="00EA6C2E">
      <w:pPr>
        <w:pStyle w:val="ListParagraph"/>
        <w:ind w:left="1440"/>
        <w:rPr>
          <w:b/>
          <w:bCs/>
        </w:rPr>
      </w:pPr>
      <w:r w:rsidRPr="00EA6C2E">
        <w:rPr>
          <w:b/>
          <w:bCs/>
        </w:rPr>
        <w:t xml:space="preserve">PCA – experiment3,4 – experiment 1  </w:t>
      </w:r>
    </w:p>
    <w:p w14:paraId="156E5B3D" w14:textId="77777777" w:rsidR="00930A01" w:rsidRDefault="00930A01">
      <w:pPr>
        <w:pStyle w:val="ListParagraph"/>
        <w:ind w:left="1440"/>
        <w:rPr>
          <w:b/>
          <w:bCs/>
        </w:rPr>
      </w:pPr>
      <w:r w:rsidRPr="00EA6C2E">
        <w:rPr>
          <w:b/>
          <w:bCs/>
        </w:rPr>
        <w:t>AUC?</w:t>
      </w:r>
    </w:p>
    <w:p w14:paraId="45AEE13E" w14:textId="77777777" w:rsidR="00AB3FB1" w:rsidRDefault="00675D71" w:rsidP="00675D71">
      <w:pPr>
        <w:pStyle w:val="ListParagraph"/>
        <w:ind w:left="1440"/>
        <w:rPr>
          <w:b/>
          <w:bCs/>
        </w:rPr>
      </w:pPr>
      <w:r w:rsidRPr="00675D71">
        <w:rPr>
          <w:b/>
          <w:bCs/>
          <w:noProof/>
        </w:rPr>
        <w:drawing>
          <wp:inline distT="0" distB="0" distL="0" distR="0" wp14:anchorId="1ED3BA71" wp14:editId="3BA44CA8">
            <wp:extent cx="3603009" cy="2730614"/>
            <wp:effectExtent l="0" t="0" r="0" b="0"/>
            <wp:docPr id="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5"/>
                    <a:stretch>
                      <a:fillRect/>
                    </a:stretch>
                  </pic:blipFill>
                  <pic:spPr>
                    <a:xfrm>
                      <a:off x="0" y="0"/>
                      <a:ext cx="3622980" cy="2745750"/>
                    </a:xfrm>
                    <a:prstGeom prst="rect">
                      <a:avLst/>
                    </a:prstGeom>
                  </pic:spPr>
                </pic:pic>
              </a:graphicData>
            </a:graphic>
          </wp:inline>
        </w:drawing>
      </w:r>
    </w:p>
    <w:p w14:paraId="6103D632" w14:textId="77777777" w:rsidR="00AB3FB1" w:rsidRPr="00EA6C2E" w:rsidRDefault="00AB3FB1" w:rsidP="00EA6C2E">
      <w:pPr>
        <w:pStyle w:val="ListParagraph"/>
        <w:ind w:left="1440"/>
        <w:rPr>
          <w:b/>
          <w:bCs/>
        </w:rPr>
      </w:pPr>
      <w:r>
        <w:rPr>
          <w:b/>
          <w:bCs/>
          <w:noProof/>
        </w:rPr>
        <w:drawing>
          <wp:inline distT="0" distB="0" distL="0" distR="0" wp14:anchorId="291D9E14" wp14:editId="70461EF5">
            <wp:extent cx="3404156" cy="2971881"/>
            <wp:effectExtent l="0" t="0" r="6350" b="0"/>
            <wp:docPr id="15" name="Picture 15" descr="C:\Users\wosnat\AppData\Local\Microsoft\Windows\INetCache\Content.MSO\21D077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wosnat\AppData\Local\Microsoft\Windows\INetCache\Content.MSO\21D077A0.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7437" cy="3000936"/>
                    </a:xfrm>
                    <a:prstGeom prst="rect">
                      <a:avLst/>
                    </a:prstGeom>
                    <a:noFill/>
                    <a:ln>
                      <a:noFill/>
                    </a:ln>
                  </pic:spPr>
                </pic:pic>
              </a:graphicData>
            </a:graphic>
          </wp:inline>
        </w:drawing>
      </w:r>
    </w:p>
    <w:p w14:paraId="6B3D31B9" w14:textId="77777777" w:rsidR="00CD4BC4" w:rsidRDefault="00CD4BC4" w:rsidP="005F149F">
      <w:pPr>
        <w:pStyle w:val="ListParagraph"/>
        <w:numPr>
          <w:ilvl w:val="1"/>
          <w:numId w:val="2"/>
        </w:numPr>
      </w:pPr>
      <w:r>
        <w:t>There are also differences in the number of cells (FCM data – should it go here?)</w:t>
      </w:r>
    </w:p>
    <w:p w14:paraId="25A98630" w14:textId="77777777" w:rsidR="00CD4BC4" w:rsidRDefault="00CD4BC4" w:rsidP="00CD4BC4">
      <w:pPr>
        <w:pStyle w:val="ListParagraph"/>
        <w:numPr>
          <w:ilvl w:val="0"/>
          <w:numId w:val="2"/>
        </w:numPr>
      </w:pPr>
      <w:r>
        <w:t>What are the aspects of the growth/decline that differentiate between the Pro strains?</w:t>
      </w:r>
    </w:p>
    <w:p w14:paraId="738D9C34" w14:textId="77777777" w:rsidR="00CD4BC4" w:rsidRDefault="00CD4BC4" w:rsidP="00CD4BC4">
      <w:pPr>
        <w:pStyle w:val="ListParagraph"/>
        <w:numPr>
          <w:ilvl w:val="1"/>
          <w:numId w:val="2"/>
        </w:numPr>
      </w:pPr>
      <w:r>
        <w:t xml:space="preserve">There are differences between transfers after 100 </w:t>
      </w:r>
      <w:r w:rsidR="00930A01">
        <w:t xml:space="preserve">(3,4) </w:t>
      </w:r>
      <w:r>
        <w:t xml:space="preserve">and 140 </w:t>
      </w:r>
      <w:r w:rsidR="00930A01">
        <w:t xml:space="preserve">(5,6) </w:t>
      </w:r>
      <w:r>
        <w:t>days (the 120 days “change”)</w:t>
      </w:r>
    </w:p>
    <w:p w14:paraId="1AAE5CA5" w14:textId="77777777" w:rsidR="00930A01" w:rsidRDefault="00930A01">
      <w:pPr>
        <w:pStyle w:val="ListParagraph"/>
        <w:ind w:left="1440"/>
        <w:rPr>
          <w:b/>
          <w:bCs/>
        </w:rPr>
      </w:pPr>
      <w:r w:rsidRPr="00EA6C2E">
        <w:rPr>
          <w:b/>
          <w:bCs/>
        </w:rPr>
        <w:t>PCA</w:t>
      </w:r>
      <w:r>
        <w:rPr>
          <w:b/>
          <w:bCs/>
        </w:rPr>
        <w:t>, feature bars</w:t>
      </w:r>
    </w:p>
    <w:p w14:paraId="2E24F332" w14:textId="77777777" w:rsidR="003613A7" w:rsidRDefault="003613A7" w:rsidP="003613A7">
      <w:pPr>
        <w:pStyle w:val="ListParagraph"/>
        <w:ind w:left="1440"/>
        <w:rPr>
          <w:b/>
          <w:bCs/>
        </w:rPr>
      </w:pPr>
    </w:p>
    <w:p w14:paraId="5A92830E" w14:textId="77777777" w:rsidR="00FA3FAB" w:rsidRDefault="00FA3FAB" w:rsidP="00FA3FAB">
      <w:pPr>
        <w:pStyle w:val="ListParagraph"/>
        <w:numPr>
          <w:ilvl w:val="0"/>
          <w:numId w:val="7"/>
        </w:numPr>
      </w:pPr>
      <w:r>
        <w:t xml:space="preserve">Only Pro that grow with Alt survive. This includes 9313 that was initially inhibited by all Alts. They survive for at least 140 days. </w:t>
      </w:r>
      <w:r w:rsidRPr="005F149F">
        <w:rPr>
          <w:color w:val="FF0000"/>
        </w:rPr>
        <w:t xml:space="preserve">** what happens after 140 days? Look at results of transfers after 185 and 220 </w:t>
      </w:r>
      <w:commentRangeStart w:id="5"/>
      <w:r w:rsidRPr="005F149F">
        <w:rPr>
          <w:color w:val="FF0000"/>
        </w:rPr>
        <w:t>days</w:t>
      </w:r>
      <w:commentRangeEnd w:id="5"/>
      <w:r>
        <w:rPr>
          <w:rStyle w:val="CommentReference"/>
        </w:rPr>
        <w:commentReference w:id="5"/>
      </w:r>
      <w:r>
        <w:t>.</w:t>
      </w:r>
    </w:p>
    <w:p w14:paraId="41BA8B46" w14:textId="77777777" w:rsidR="00FA3FAB" w:rsidRDefault="00FA3FAB" w:rsidP="00FA3FAB">
      <w:pPr>
        <w:pStyle w:val="ListParagraph"/>
        <w:numPr>
          <w:ilvl w:val="0"/>
          <w:numId w:val="7"/>
        </w:numPr>
      </w:pPr>
      <w:r>
        <w:t>In experiments 3 and 4, when Pro was transferred after 100 days, there was no inhibition of 9313 in subsequent transfers (consistent with previous studies – inhibition is dose-dependent). Experiments 5 and 6 are less clear, because other strains also grew late</w:t>
      </w:r>
    </w:p>
    <w:p w14:paraId="2C7DD871" w14:textId="77777777" w:rsidR="00FA3FAB" w:rsidRPr="00EA6C2E" w:rsidRDefault="00FA3FAB" w:rsidP="00FA3FAB">
      <w:pPr>
        <w:pStyle w:val="ListParagraph"/>
        <w:ind w:left="1440"/>
        <w:rPr>
          <w:b/>
          <w:bCs/>
        </w:rPr>
      </w:pPr>
      <w:r w:rsidRPr="00EA6C2E">
        <w:rPr>
          <w:b/>
          <w:bCs/>
        </w:rPr>
        <w:t>All 9313 – show line side by side</w:t>
      </w:r>
      <w:r>
        <w:rPr>
          <w:b/>
          <w:bCs/>
        </w:rPr>
        <w:t xml:space="preserve"> 1A3 – e1, 3, 4, 5, 6 *Maybe show panels for other Pro strains one above the other**</w:t>
      </w:r>
    </w:p>
    <w:p w14:paraId="72E542FC" w14:textId="77777777" w:rsidR="00FA3FAB" w:rsidRDefault="00FA3FAB" w:rsidP="00FA3FAB">
      <w:r>
        <w:rPr>
          <w:noProof/>
        </w:rPr>
        <w:drawing>
          <wp:inline distT="0" distB="0" distL="0" distR="0" wp14:anchorId="4D1E97F6" wp14:editId="29B8950E">
            <wp:extent cx="5486400" cy="2757458"/>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2757458"/>
                    </a:xfrm>
                    <a:prstGeom prst="rect">
                      <a:avLst/>
                    </a:prstGeom>
                    <a:noFill/>
                  </pic:spPr>
                </pic:pic>
              </a:graphicData>
            </a:graphic>
          </wp:inline>
        </w:drawing>
      </w:r>
    </w:p>
    <w:p w14:paraId="6047B8E1" w14:textId="77777777" w:rsidR="00CD4BC4" w:rsidRDefault="00CD4BC4" w:rsidP="00FA3FAB">
      <w:pPr>
        <w:pStyle w:val="ListParagraph"/>
        <w:numPr>
          <w:ilvl w:val="0"/>
          <w:numId w:val="7"/>
        </w:numPr>
      </w:pPr>
      <w:r>
        <w:t>9313, 0604 decline faster. Others have “bumps” (knees). These bumps are seen (to some extent) also in axenic cultures</w:t>
      </w:r>
    </w:p>
    <w:p w14:paraId="3A8C68FB" w14:textId="77777777" w:rsidR="00930A01" w:rsidRDefault="00930A01">
      <w:pPr>
        <w:pStyle w:val="ListParagraph"/>
        <w:ind w:left="1440"/>
        <w:rPr>
          <w:b/>
          <w:bCs/>
        </w:rPr>
      </w:pPr>
      <w:r w:rsidRPr="00EA6C2E">
        <w:rPr>
          <w:b/>
          <w:bCs/>
        </w:rPr>
        <w:t>??</w:t>
      </w:r>
    </w:p>
    <w:p w14:paraId="37A42579" w14:textId="77777777" w:rsidR="00AE7F77" w:rsidRDefault="00AE7F77">
      <w:pPr>
        <w:pStyle w:val="ListParagraph"/>
        <w:ind w:left="1440"/>
        <w:rPr>
          <w:b/>
          <w:bCs/>
        </w:rPr>
      </w:pPr>
      <w:r>
        <w:rPr>
          <w:b/>
          <w:bCs/>
          <w:noProof/>
        </w:rPr>
        <w:drawing>
          <wp:inline distT="0" distB="0" distL="0" distR="0" wp14:anchorId="293B0803" wp14:editId="58AF3155">
            <wp:extent cx="5486400" cy="2795270"/>
            <wp:effectExtent l="0" t="0" r="0" b="5080"/>
            <wp:docPr id="18" name="Picture 18" descr="C:\Users\wosnat\AppData\Local\Microsoft\Windows\INetCache\Content.MSO\EFCAEF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wosnat\AppData\Local\Microsoft\Windows\INetCache\Content.MSO\EFCAEFDA.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2795270"/>
                    </a:xfrm>
                    <a:prstGeom prst="rect">
                      <a:avLst/>
                    </a:prstGeom>
                    <a:noFill/>
                    <a:ln>
                      <a:noFill/>
                    </a:ln>
                  </pic:spPr>
                </pic:pic>
              </a:graphicData>
            </a:graphic>
          </wp:inline>
        </w:drawing>
      </w:r>
    </w:p>
    <w:p w14:paraId="2F3E66F4" w14:textId="77777777" w:rsidR="00AE7F77" w:rsidRPr="00EA6C2E" w:rsidRDefault="00AE7F77" w:rsidP="00EA6C2E">
      <w:pPr>
        <w:pStyle w:val="ListParagraph"/>
        <w:ind w:left="1440"/>
        <w:rPr>
          <w:b/>
          <w:bCs/>
        </w:rPr>
      </w:pPr>
      <w:r>
        <w:rPr>
          <w:b/>
          <w:bCs/>
          <w:noProof/>
        </w:rPr>
        <w:lastRenderedPageBreak/>
        <w:drawing>
          <wp:inline distT="0" distB="0" distL="0" distR="0" wp14:anchorId="54046657" wp14:editId="47D6F6FD">
            <wp:extent cx="5486400" cy="2795270"/>
            <wp:effectExtent l="0" t="0" r="0" b="5080"/>
            <wp:docPr id="19" name="Picture 19" descr="C:\Users\wosnat\AppData\Local\Microsoft\Windows\INetCache\Content.MSO\48F414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wosnat\AppData\Local\Microsoft\Windows\INetCache\Content.MSO\48F414F8.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2795270"/>
                    </a:xfrm>
                    <a:prstGeom prst="rect">
                      <a:avLst/>
                    </a:prstGeom>
                    <a:noFill/>
                    <a:ln>
                      <a:noFill/>
                    </a:ln>
                  </pic:spPr>
                </pic:pic>
              </a:graphicData>
            </a:graphic>
          </wp:inline>
        </w:drawing>
      </w:r>
    </w:p>
    <w:p w14:paraId="080069DF" w14:textId="77777777" w:rsidR="00CD4BC4" w:rsidRDefault="00CD4BC4" w:rsidP="00FA3FAB">
      <w:pPr>
        <w:pStyle w:val="ListParagraph"/>
        <w:numPr>
          <w:ilvl w:val="0"/>
          <w:numId w:val="7"/>
        </w:numPr>
      </w:pPr>
      <w:r>
        <w:t>The bumps are related to changes in cell number (or is it fluorescence/cell? Look at the 9312 experiment and the correlations Osnat did between cell numbers and FL across experiments).</w:t>
      </w:r>
    </w:p>
    <w:p w14:paraId="12EA5194" w14:textId="77777777" w:rsidR="00930A01" w:rsidRDefault="00930A01" w:rsidP="00EA6C2E">
      <w:pPr>
        <w:pStyle w:val="ListParagraph"/>
        <w:ind w:left="1440"/>
      </w:pPr>
    </w:p>
    <w:p w14:paraId="42484BC5" w14:textId="77777777" w:rsidR="00CD4BC4" w:rsidRDefault="00CD4BC4" w:rsidP="00CD4BC4">
      <w:pPr>
        <w:pStyle w:val="ListParagraph"/>
        <w:numPr>
          <w:ilvl w:val="0"/>
          <w:numId w:val="2"/>
        </w:numPr>
      </w:pPr>
      <w:r>
        <w:t>What are the mechanisms? We have several hypotheses</w:t>
      </w:r>
    </w:p>
    <w:p w14:paraId="6A8F9676" w14:textId="77777777" w:rsidR="00CD4BC4" w:rsidRDefault="00CD4BC4" w:rsidP="00CD4BC4">
      <w:pPr>
        <w:pStyle w:val="ListParagraph"/>
        <w:numPr>
          <w:ilvl w:val="1"/>
          <w:numId w:val="2"/>
        </w:numPr>
      </w:pPr>
      <w:r>
        <w:t>Nutrient recycling (read Joseph paper, get NO3 measurements)</w:t>
      </w:r>
    </w:p>
    <w:p w14:paraId="218C1B2A" w14:textId="77777777" w:rsidR="00CD4BC4" w:rsidRDefault="00CD4BC4" w:rsidP="00CD4BC4">
      <w:pPr>
        <w:pStyle w:val="ListParagraph"/>
        <w:numPr>
          <w:ilvl w:val="1"/>
          <w:numId w:val="2"/>
        </w:numPr>
      </w:pPr>
      <w:r>
        <w:t>Genetic adaptation (get re-sequencing results)</w:t>
      </w:r>
    </w:p>
    <w:p w14:paraId="16FADC1F" w14:textId="77777777" w:rsidR="00CD4BC4" w:rsidRDefault="00CD4BC4" w:rsidP="00CD4BC4">
      <w:pPr>
        <w:pStyle w:val="ListParagraph"/>
        <w:numPr>
          <w:ilvl w:val="1"/>
          <w:numId w:val="2"/>
        </w:numPr>
      </w:pPr>
      <w:r>
        <w:t>Fit a model?</w:t>
      </w:r>
    </w:p>
    <w:p w14:paraId="30DB5E24" w14:textId="77777777" w:rsidR="0091285D" w:rsidRDefault="0091285D" w:rsidP="0091285D"/>
    <w:p w14:paraId="6AB74C7D" w14:textId="77777777" w:rsidR="0091285D" w:rsidRDefault="0091285D" w:rsidP="0091285D"/>
    <w:p w14:paraId="14FE4735" w14:textId="77777777" w:rsidR="00563DA9" w:rsidRDefault="00563DA9" w:rsidP="00563DA9"/>
    <w:p w14:paraId="79FE7007" w14:textId="77777777" w:rsidR="00563DA9" w:rsidRDefault="00563DA9" w:rsidP="00563DA9">
      <w:pPr>
        <w:pStyle w:val="ListParagraph"/>
        <w:numPr>
          <w:ilvl w:val="1"/>
          <w:numId w:val="2"/>
        </w:numPr>
      </w:pPr>
      <w:r>
        <w:t>The main differences are during the late stages (long term starvation) in the dynamics of decrease and in the final (not really steady-state) FL</w:t>
      </w:r>
    </w:p>
    <w:p w14:paraId="311CAA17" w14:textId="77777777" w:rsidR="00563DA9" w:rsidRDefault="00563DA9" w:rsidP="00563DA9">
      <w:pPr>
        <w:pStyle w:val="ListParagraph"/>
        <w:ind w:left="1440"/>
        <w:rPr>
          <w:b/>
          <w:bCs/>
        </w:rPr>
      </w:pPr>
      <w:r w:rsidRPr="00EA6C2E">
        <w:rPr>
          <w:b/>
          <w:bCs/>
        </w:rPr>
        <w:t>Important days e1: aligned to max, not aligned</w:t>
      </w:r>
    </w:p>
    <w:p w14:paraId="33B5FD69" w14:textId="77777777" w:rsidR="00563DA9" w:rsidRDefault="00563DA9" w:rsidP="00563DA9">
      <w:pPr>
        <w:pStyle w:val="ListParagraph"/>
        <w:ind w:left="1440"/>
        <w:rPr>
          <w:b/>
          <w:bCs/>
        </w:rPr>
      </w:pPr>
      <w:r>
        <w:rPr>
          <w:b/>
          <w:bCs/>
        </w:rPr>
        <w:t xml:space="preserve">e1 AUC/mean decline bar chart </w:t>
      </w:r>
    </w:p>
    <w:p w14:paraId="67C782CE" w14:textId="77777777" w:rsidR="00563DA9" w:rsidRDefault="00563DA9" w:rsidP="00563DA9">
      <w:pPr>
        <w:pStyle w:val="ListParagraph"/>
        <w:ind w:left="1440"/>
        <w:rPr>
          <w:b/>
          <w:bCs/>
        </w:rPr>
      </w:pPr>
      <w:r>
        <w:rPr>
          <w:b/>
          <w:bCs/>
          <w:noProof/>
        </w:rPr>
        <w:lastRenderedPageBreak/>
        <w:drawing>
          <wp:inline distT="0" distB="0" distL="0" distR="0" wp14:anchorId="1CCE2A85" wp14:editId="2C41E54B">
            <wp:extent cx="5486400" cy="3944620"/>
            <wp:effectExtent l="0" t="0" r="0" b="0"/>
            <wp:docPr id="4" name="Picture 4" descr="C:\Users\wosnat\AppData\Local\Microsoft\Windows\INetCache\Content.MSO\8191F36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osnat\AppData\Local\Microsoft\Windows\INetCache\Content.MSO\8191F366.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3944620"/>
                    </a:xfrm>
                    <a:prstGeom prst="rect">
                      <a:avLst/>
                    </a:prstGeom>
                    <a:noFill/>
                    <a:ln>
                      <a:noFill/>
                    </a:ln>
                  </pic:spPr>
                </pic:pic>
              </a:graphicData>
            </a:graphic>
          </wp:inline>
        </w:drawing>
      </w:r>
    </w:p>
    <w:p w14:paraId="6BF1F49F" w14:textId="77777777" w:rsidR="00563DA9" w:rsidRDefault="00563DA9" w:rsidP="00563DA9">
      <w:pPr>
        <w:pStyle w:val="ListParagraph"/>
        <w:ind w:left="1440"/>
        <w:rPr>
          <w:b/>
          <w:bCs/>
        </w:rPr>
      </w:pPr>
      <w:r>
        <w:rPr>
          <w:b/>
          <w:bCs/>
          <w:noProof/>
        </w:rPr>
        <w:drawing>
          <wp:inline distT="0" distB="0" distL="0" distR="0" wp14:anchorId="770631D4" wp14:editId="43B28C13">
            <wp:extent cx="5486400" cy="1003935"/>
            <wp:effectExtent l="0" t="0" r="0" b="5715"/>
            <wp:docPr id="7" name="Picture 7" descr="C:\Users\wosnat\AppData\Local\Microsoft\Windows\INetCache\Content.MSO\93B2BDF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osnat\AppData\Local\Microsoft\Windows\INetCache\Content.MSO\93B2BDF0.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1003935"/>
                    </a:xfrm>
                    <a:prstGeom prst="rect">
                      <a:avLst/>
                    </a:prstGeom>
                    <a:noFill/>
                    <a:ln>
                      <a:noFill/>
                    </a:ln>
                  </pic:spPr>
                </pic:pic>
              </a:graphicData>
            </a:graphic>
          </wp:inline>
        </w:drawing>
      </w:r>
    </w:p>
    <w:p w14:paraId="3C426528" w14:textId="77777777" w:rsidR="00563DA9" w:rsidRDefault="00563DA9" w:rsidP="00563DA9">
      <w:pPr>
        <w:pStyle w:val="ListParagraph"/>
        <w:ind w:left="1440"/>
        <w:rPr>
          <w:b/>
          <w:bCs/>
        </w:rPr>
      </w:pPr>
    </w:p>
    <w:p w14:paraId="5A2F90DD" w14:textId="77777777" w:rsidR="00563DA9" w:rsidRDefault="00563DA9" w:rsidP="00563DA9">
      <w:pPr>
        <w:pStyle w:val="ListParagraph"/>
        <w:ind w:left="1440"/>
        <w:rPr>
          <w:b/>
          <w:bCs/>
        </w:rPr>
      </w:pPr>
    </w:p>
    <w:p w14:paraId="6DD54640" w14:textId="77777777" w:rsidR="00563DA9" w:rsidRDefault="00563DA9" w:rsidP="00563DA9">
      <w:pPr>
        <w:pStyle w:val="ListParagraph"/>
        <w:ind w:left="1440"/>
        <w:rPr>
          <w:b/>
          <w:bCs/>
        </w:rPr>
      </w:pPr>
    </w:p>
    <w:p w14:paraId="29F4E888" w14:textId="77777777" w:rsidR="00563DA9" w:rsidRPr="00EA6C2E" w:rsidRDefault="00563DA9" w:rsidP="00563DA9">
      <w:pPr>
        <w:pStyle w:val="ListParagraph"/>
        <w:ind w:left="1440"/>
        <w:rPr>
          <w:b/>
          <w:bCs/>
        </w:rPr>
      </w:pPr>
    </w:p>
    <w:p w14:paraId="338976CF" w14:textId="77777777" w:rsidR="00563DA9" w:rsidRDefault="00563DA9" w:rsidP="00563DA9">
      <w:pPr>
        <w:rPr>
          <w:color w:val="FF0000"/>
        </w:rPr>
      </w:pPr>
    </w:p>
    <w:p w14:paraId="3B9FAF07" w14:textId="77777777" w:rsidR="00563DA9" w:rsidRDefault="00563DA9" w:rsidP="00563DA9">
      <w:pPr>
        <w:rPr>
          <w:color w:val="FF0000"/>
        </w:rPr>
      </w:pPr>
      <w:r w:rsidRPr="0008785A">
        <w:rPr>
          <w:color w:val="FF0000"/>
        </w:rPr>
        <w:t xml:space="preserve">PCA of cell numbers, counted by flow cytometer, of PRO and ALT after 100 days in co-culture  – Osnat </w:t>
      </w:r>
    </w:p>
    <w:p w14:paraId="780A727C" w14:textId="77777777" w:rsidR="0091285D" w:rsidRDefault="0091285D" w:rsidP="0091285D"/>
    <w:p w14:paraId="43D7022C" w14:textId="77777777" w:rsidR="00A73FEA" w:rsidRDefault="00A73FEA" w:rsidP="0091285D"/>
    <w:p w14:paraId="2A7B2708" w14:textId="77777777" w:rsidR="00A73FEA" w:rsidRDefault="00A73FEA" w:rsidP="0091285D"/>
    <w:p w14:paraId="5195179A" w14:textId="77777777" w:rsidR="00A73FEA" w:rsidRDefault="00A73FEA" w:rsidP="0091285D"/>
    <w:p w14:paraId="5FB7438A" w14:textId="77777777" w:rsidR="00A73FEA" w:rsidRDefault="00A73FEA" w:rsidP="0091285D"/>
    <w:p w14:paraId="14A6E1BF" w14:textId="77777777" w:rsidR="00A73FEA" w:rsidRDefault="00A73FEA" w:rsidP="0091285D"/>
    <w:p w14:paraId="612F2358" w14:textId="77777777" w:rsidR="00A73FEA" w:rsidRPr="00490395" w:rsidRDefault="00A73FEA" w:rsidP="0091285D">
      <w:pPr>
        <w:rPr>
          <w:b/>
          <w:bCs/>
          <w:u w:val="single"/>
        </w:rPr>
      </w:pPr>
      <w:r w:rsidRPr="00490395">
        <w:rPr>
          <w:b/>
          <w:bCs/>
          <w:u w:val="single"/>
        </w:rPr>
        <w:lastRenderedPageBreak/>
        <w:t>Summary of our meeting 05/02/2020</w:t>
      </w:r>
    </w:p>
    <w:p w14:paraId="686BC155" w14:textId="77777777" w:rsidR="00A80E96" w:rsidRDefault="00A80E96" w:rsidP="00A73FEA">
      <w:pPr>
        <w:pStyle w:val="ListParagraph"/>
        <w:numPr>
          <w:ilvl w:val="0"/>
          <w:numId w:val="8"/>
        </w:numPr>
      </w:pPr>
      <w:r>
        <w:t>Figure 2 PCA</w:t>
      </w:r>
    </w:p>
    <w:p w14:paraId="08E4B5F8" w14:textId="77777777" w:rsidR="000C4208" w:rsidRDefault="00A80E96" w:rsidP="000C4208">
      <w:pPr>
        <w:pStyle w:val="ListParagraph"/>
        <w:numPr>
          <w:ilvl w:val="0"/>
          <w:numId w:val="12"/>
        </w:numPr>
      </w:pPr>
      <w:r>
        <w:t>Add PCA of exp 3,4,5,6 (each one alone) and check if there is also a separation</w:t>
      </w:r>
      <w:r w:rsidRPr="00A80E96">
        <w:t xml:space="preserve"> by </w:t>
      </w:r>
      <w:r>
        <w:t xml:space="preserve">PRO strains </w:t>
      </w:r>
      <w:r w:rsidRPr="00A80E96">
        <w:t>phylogeny</w:t>
      </w:r>
      <w:r>
        <w:t xml:space="preserve"> (like in exp 1).</w:t>
      </w:r>
    </w:p>
    <w:p w14:paraId="4925A7A3" w14:textId="77777777" w:rsidR="00180545" w:rsidRDefault="00180545" w:rsidP="00180545">
      <w:pPr>
        <w:pStyle w:val="ListParagraph"/>
        <w:numPr>
          <w:ilvl w:val="0"/>
          <w:numId w:val="15"/>
        </w:numPr>
        <w:pPrChange w:id="6" w:author="Osnat" w:date="2020-02-20T10:07:00Z">
          <w:pPr>
            <w:pStyle w:val="ListParagraph"/>
            <w:ind w:left="0"/>
          </w:pPr>
        </w:pPrChange>
      </w:pPr>
      <w:ins w:id="7" w:author="Osnat" w:date="2020-02-20T10:07:00Z">
        <w:r w:rsidRPr="00180545">
          <w:rPr>
            <w:color w:val="FF0000"/>
            <w:rPrChange w:id="8" w:author="Osnat" w:date="2020-02-20T10:09:00Z">
              <w:rPr/>
            </w:rPrChange>
          </w:rPr>
          <w:t xml:space="preserve">Slide 1 – to put in </w:t>
        </w:r>
      </w:ins>
      <w:ins w:id="9" w:author="Osnat" w:date="2020-02-20T10:08:00Z">
        <w:r w:rsidRPr="00180545">
          <w:rPr>
            <w:b/>
            <w:bCs/>
            <w:color w:val="FF0000"/>
            <w:rPrChange w:id="10" w:author="Osnat" w:date="2020-02-20T10:09:00Z">
              <w:rPr/>
            </w:rPrChange>
          </w:rPr>
          <w:t>sup</w:t>
        </w:r>
      </w:ins>
      <w:ins w:id="11" w:author="Osnat" w:date="2020-02-20T10:07:00Z">
        <w:r w:rsidRPr="00180545">
          <w:rPr>
            <w:b/>
            <w:bCs/>
            <w:color w:val="FF0000"/>
            <w:rPrChange w:id="12" w:author="Osnat" w:date="2020-02-20T10:09:00Z">
              <w:rPr/>
            </w:rPrChange>
          </w:rPr>
          <w:t xml:space="preserve"> </w:t>
        </w:r>
      </w:ins>
      <w:ins w:id="13" w:author="Osnat" w:date="2020-02-20T10:08:00Z">
        <w:r w:rsidRPr="00180545">
          <w:rPr>
            <w:b/>
            <w:bCs/>
            <w:color w:val="FF0000"/>
            <w:rPrChange w:id="14" w:author="Osnat" w:date="2020-02-20T10:09:00Z">
              <w:rPr/>
            </w:rPrChange>
          </w:rPr>
          <w:t>figure</w:t>
        </w:r>
        <w:r w:rsidRPr="00180545">
          <w:rPr>
            <w:color w:val="FF0000"/>
            <w:rPrChange w:id="15" w:author="Osnat" w:date="2020-02-20T10:09:00Z">
              <w:rPr/>
            </w:rPrChange>
          </w:rPr>
          <w:t xml:space="preserve">. The same pattern is observed (9313 separated, MED4 and 9312 </w:t>
        </w:r>
      </w:ins>
      <w:ins w:id="16" w:author="Osnat" w:date="2020-02-20T10:09:00Z">
        <w:r w:rsidRPr="00180545">
          <w:rPr>
            <w:color w:val="FF0000"/>
            <w:rPrChange w:id="17" w:author="Osnat" w:date="2020-02-20T10:09:00Z">
              <w:rPr/>
            </w:rPrChange>
          </w:rPr>
          <w:t xml:space="preserve">relatively </w:t>
        </w:r>
      </w:ins>
      <w:ins w:id="18" w:author="Osnat" w:date="2020-02-20T10:08:00Z">
        <w:r w:rsidRPr="00180545">
          <w:rPr>
            <w:color w:val="FF0000"/>
            <w:rPrChange w:id="19" w:author="Osnat" w:date="2020-02-20T10:09:00Z">
              <w:rPr/>
            </w:rPrChange>
          </w:rPr>
          <w:t>together</w:t>
        </w:r>
      </w:ins>
      <w:ins w:id="20" w:author="Osnat" w:date="2020-02-20T10:09:00Z">
        <w:r w:rsidRPr="00180545">
          <w:rPr>
            <w:color w:val="FF0000"/>
            <w:rPrChange w:id="21" w:author="Osnat" w:date="2020-02-20T10:09:00Z">
              <w:rPr/>
            </w:rPrChange>
          </w:rPr>
          <w:t>).</w:t>
        </w:r>
      </w:ins>
    </w:p>
    <w:p w14:paraId="449CE910" w14:textId="77777777" w:rsidR="000C4208" w:rsidRDefault="000C4208" w:rsidP="000C4208">
      <w:pPr>
        <w:pStyle w:val="ListParagraph"/>
        <w:numPr>
          <w:ilvl w:val="0"/>
          <w:numId w:val="12"/>
        </w:numPr>
      </w:pPr>
      <w:r>
        <w:t>Change the tree of PRO (Dikla)</w:t>
      </w:r>
    </w:p>
    <w:p w14:paraId="52A5E447" w14:textId="77777777" w:rsidR="00A80E96" w:rsidRDefault="00A80E96" w:rsidP="00A80E96">
      <w:pPr>
        <w:pStyle w:val="ListParagraph"/>
        <w:rPr>
          <w:rtl/>
        </w:rPr>
      </w:pPr>
      <w:r>
        <w:t xml:space="preserve"> </w:t>
      </w:r>
    </w:p>
    <w:p w14:paraId="41334CFD" w14:textId="77777777" w:rsidR="00A80E96" w:rsidRDefault="00A80E96" w:rsidP="00A80E96">
      <w:pPr>
        <w:pStyle w:val="ListParagraph"/>
      </w:pPr>
    </w:p>
    <w:p w14:paraId="681D4D8A" w14:textId="77777777" w:rsidR="00A73FEA" w:rsidRDefault="00A73FEA" w:rsidP="00E860FC">
      <w:pPr>
        <w:pStyle w:val="ListParagraph"/>
        <w:numPr>
          <w:ilvl w:val="0"/>
          <w:numId w:val="8"/>
        </w:numPr>
      </w:pPr>
      <w:r>
        <w:t xml:space="preserve">Figure </w:t>
      </w:r>
      <w:r w:rsidR="00C47FDC">
        <w:rPr>
          <w:rFonts w:hint="cs"/>
          <w:rtl/>
        </w:rPr>
        <w:t>3 )</w:t>
      </w:r>
      <w:r w:rsidR="00C47FDC">
        <w:rPr>
          <w:rFonts w:hint="cs"/>
        </w:rPr>
        <w:t>FCM</w:t>
      </w:r>
      <w:r w:rsidR="00C47FDC">
        <w:rPr>
          <w:rFonts w:hint="cs"/>
          <w:rtl/>
        </w:rPr>
        <w:t>(</w:t>
      </w:r>
    </w:p>
    <w:p w14:paraId="473499D9" w14:textId="77777777" w:rsidR="00C47FDC" w:rsidRDefault="00C47FDC" w:rsidP="00C47FDC">
      <w:pPr>
        <w:pStyle w:val="ListParagraph"/>
        <w:numPr>
          <w:ilvl w:val="0"/>
          <w:numId w:val="9"/>
        </w:numPr>
      </w:pPr>
      <w:r>
        <w:t>Add a figure of  FCM count / FL   (X/Y) – only dates that both have.</w:t>
      </w:r>
      <w:ins w:id="22" w:author="Osnat" w:date="2020-02-20T10:36:00Z">
        <w:r w:rsidR="00227485">
          <w:t xml:space="preserve"> </w:t>
        </w:r>
        <w:r w:rsidR="00227485" w:rsidRPr="00227485">
          <w:rPr>
            <w:color w:val="FF0000"/>
            <w:rPrChange w:id="23" w:author="Osnat" w:date="2020-02-20T10:36:00Z">
              <w:rPr/>
            </w:rPrChange>
          </w:rPr>
          <w:t>Done slide 3</w:t>
        </w:r>
      </w:ins>
      <w:ins w:id="24" w:author="Osnat" w:date="2020-02-20T10:41:00Z">
        <w:r w:rsidR="00227485">
          <w:rPr>
            <w:color w:val="FF0000"/>
          </w:rPr>
          <w:t>, slide 5</w:t>
        </w:r>
      </w:ins>
    </w:p>
    <w:p w14:paraId="47FEF731" w14:textId="77777777" w:rsidR="00C47FDC" w:rsidRDefault="00C47FDC" w:rsidP="00C47FDC">
      <w:pPr>
        <w:pStyle w:val="ListParagraph"/>
        <w:numPr>
          <w:ilvl w:val="0"/>
          <w:numId w:val="9"/>
        </w:numPr>
      </w:pPr>
      <w:r>
        <w:t>Decline rate – is there any correlation between FL and FCM ?</w:t>
      </w:r>
      <w:ins w:id="25" w:author="Osnat" w:date="2020-02-20T10:50:00Z">
        <w:r w:rsidR="009959EA">
          <w:t xml:space="preserve"> </w:t>
        </w:r>
        <w:r w:rsidR="009959EA" w:rsidRPr="009959EA">
          <w:rPr>
            <w:color w:val="FF0000"/>
            <w:rPrChange w:id="26" w:author="Osnat" w:date="2020-02-20T10:50:00Z">
              <w:rPr/>
            </w:rPrChange>
          </w:rPr>
          <w:t>not done</w:t>
        </w:r>
      </w:ins>
    </w:p>
    <w:p w14:paraId="1B5DF915" w14:textId="77777777" w:rsidR="00C47FDC" w:rsidRDefault="00C47FDC" w:rsidP="00C47FDC">
      <w:pPr>
        <w:pStyle w:val="ListParagraph"/>
        <w:numPr>
          <w:ilvl w:val="0"/>
          <w:numId w:val="9"/>
        </w:numPr>
      </w:pPr>
      <w:r>
        <w:rPr>
          <w:noProof/>
        </w:rPr>
        <mc:AlternateContent>
          <mc:Choice Requires="wps">
            <w:drawing>
              <wp:anchor distT="45720" distB="45720" distL="114300" distR="114300" simplePos="0" relativeHeight="251657214" behindDoc="0" locked="0" layoutInCell="1" allowOverlap="1" wp14:anchorId="33B48AB2" wp14:editId="3039A7AE">
                <wp:simplePos x="0" y="0"/>
                <wp:positionH relativeFrom="column">
                  <wp:posOffset>2487295</wp:posOffset>
                </wp:positionH>
                <wp:positionV relativeFrom="paragraph">
                  <wp:posOffset>158115</wp:posOffset>
                </wp:positionV>
                <wp:extent cx="716280" cy="1404620"/>
                <wp:effectExtent l="0" t="6350" r="1270" b="127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16280" cy="1404620"/>
                        </a:xfrm>
                        <a:prstGeom prst="rect">
                          <a:avLst/>
                        </a:prstGeom>
                        <a:solidFill>
                          <a:srgbClr val="FFFFFF"/>
                        </a:solidFill>
                        <a:ln w="9525">
                          <a:noFill/>
                          <a:miter lim="800000"/>
                          <a:headEnd/>
                          <a:tailEnd/>
                        </a:ln>
                      </wps:spPr>
                      <wps:txbx>
                        <w:txbxContent>
                          <w:p w14:paraId="7DA16E3D" w14:textId="77777777" w:rsidR="00C47FDC" w:rsidRDefault="00C47FDC" w:rsidP="00C47FDC">
                            <w:r>
                              <w:t>Cell/ml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type w14:anchorId="1727F5D5" id="_x0000_t202" coordsize="21600,21600" o:spt="202" path="m,l,21600r21600,l21600,xe">
                <v:stroke joinstyle="miter"/>
                <v:path gradientshapeok="t" o:connecttype="rect"/>
              </v:shapetype>
              <v:shape id="Text Box 2" o:spid="_x0000_s1026" type="#_x0000_t202" style="position:absolute;left:0;text-align:left;margin-left:195.85pt;margin-top:12.45pt;width:56.4pt;height:110.6pt;rotation:-90;z-index:25165721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" stroked="f">
                <v:textbox style="mso-fit-shape-to-text:t">
                  <w:txbxContent>
                    <w:p w:rsidR="00C47FDC" w:rsidRDefault="00C47FDC" w:rsidP="00C47FDC">
                      <w:r>
                        <w:t>Cell/ml</w:t>
                      </w:r>
                    </w:p>
                  </w:txbxContent>
                </v:textbox>
                <w10:wrap type="square"/>
              </v:shape>
            </w:pict>
          </mc:Fallback>
        </mc:AlternateContent>
      </w:r>
      <w:r>
        <w:rPr>
          <w:noProof/>
        </w:rPr>
        <mc:AlternateContent>
          <mc:Choice Requires="wps">
            <w:drawing>
              <wp:anchor distT="45720" distB="45720" distL="114300" distR="114300" simplePos="0" relativeHeight="251658239" behindDoc="0" locked="0" layoutInCell="1" allowOverlap="1" wp14:anchorId="2EE28FF6" wp14:editId="44B98A5D">
                <wp:simplePos x="0" y="0"/>
                <wp:positionH relativeFrom="column">
                  <wp:posOffset>619760</wp:posOffset>
                </wp:positionH>
                <wp:positionV relativeFrom="paragraph">
                  <wp:posOffset>163830</wp:posOffset>
                </wp:positionV>
                <wp:extent cx="716280" cy="1404620"/>
                <wp:effectExtent l="0" t="6350" r="1270" b="12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rot="16200000">
                          <a:off x="0" y="0"/>
                          <a:ext cx="716280" cy="1404620"/>
                        </a:xfrm>
                        <a:prstGeom prst="rect">
                          <a:avLst/>
                        </a:prstGeom>
                        <a:solidFill>
                          <a:srgbClr val="FFFFFF"/>
                        </a:solidFill>
                        <a:ln w="9525">
                          <a:noFill/>
                          <a:miter lim="800000"/>
                          <a:headEnd/>
                          <a:tailEnd/>
                        </a:ln>
                      </wps:spPr>
                      <wps:txbx>
                        <w:txbxContent>
                          <w:p w14:paraId="1E11A35E" w14:textId="77777777" w:rsidR="00C47FDC" w:rsidRDefault="00C47FDC" w:rsidP="00C47FDC">
                            <w:r>
                              <w:t>Cell/ml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xmlns:cx1="http://schemas.microsoft.com/office/drawing/2015/9/8/chartex">
            <w:pict>
              <v:shape w14:anchorId="36F6A95E" id="_x0000_s1027" type="#_x0000_t202" style="position:absolute;left:0;text-align:left;margin-left:48.8pt;margin-top:12.9pt;width:56.4pt;height:110.6pt;rotation:-90;z-index:251658239;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" stroked="f">
                <v:textbox style="mso-fit-shape-to-text:t">
                  <w:txbxContent>
                    <w:p w:rsidR="00C47FDC" w:rsidRDefault="00C47FDC" w:rsidP="00C47FDC">
                      <w:r>
                        <w:t>Cell/ml</w:t>
                      </w:r>
                    </w:p>
                  </w:txbxContent>
                </v:textbox>
                <w10:wrap type="square"/>
              </v:shape>
            </w:pict>
          </mc:Fallback>
        </mc:AlternateContent>
      </w:r>
      <w:r>
        <w:t>Correlation between FL and FCM at days 60, 100 and 120</w:t>
      </w:r>
      <w:ins w:id="27" w:author="Osnat" w:date="2020-02-20T10:48:00Z">
        <w:r w:rsidR="00227485">
          <w:t xml:space="preserve"> – </w:t>
        </w:r>
        <w:r w:rsidR="00227485" w:rsidRPr="00227485">
          <w:rPr>
            <w:color w:val="FF0000"/>
            <w:rPrChange w:id="28" w:author="Osnat" w:date="2020-02-20T10:48:00Z">
              <w:rPr/>
            </w:rPrChange>
          </w:rPr>
          <w:t>slide 7</w:t>
        </w:r>
      </w:ins>
    </w:p>
    <w:p w14:paraId="7F294BC7" w14:textId="77777777" w:rsidR="00BC1D05" w:rsidRDefault="00E01E87" w:rsidP="00BC1D05">
      <w:pPr>
        <w:pStyle w:val="ListParagraph"/>
        <w:numPr>
          <w:ilvl w:val="0"/>
          <w:numId w:val="9"/>
        </w:numPr>
        <w:rPr>
          <w:ins w:id="29" w:author="Osnat" w:date="2020-02-20T10:16:00Z"/>
        </w:rPr>
      </w:pPr>
      <w:r>
        <w:t>Ad</w:t>
      </w:r>
      <w:r w:rsidR="00C47FDC">
        <w:t xml:space="preserve">d </w:t>
      </w:r>
      <w:r>
        <w:t xml:space="preserve">FCM </w:t>
      </w:r>
      <w:r w:rsidR="00C47FDC">
        <w:t xml:space="preserve">figure with all ALT or PRO </w:t>
      </w:r>
      <w:r>
        <w:t xml:space="preserve">in </w:t>
      </w:r>
      <w:r w:rsidR="00C47FDC">
        <w:t>days 60, 100 and 120</w:t>
      </w:r>
      <w:r>
        <w:t xml:space="preserve">. </w:t>
      </w:r>
      <w:ins w:id="30" w:author="Osnat" w:date="2020-02-20T10:16:00Z">
        <w:r w:rsidR="00BC1D05">
          <w:t xml:space="preserve"> </w:t>
        </w:r>
        <w:r w:rsidR="00BC1D05" w:rsidRPr="00BC1D05">
          <w:rPr>
            <w:color w:val="FF0000"/>
            <w:rPrChange w:id="31" w:author="Osnat" w:date="2020-02-20T10:16:00Z">
              <w:rPr/>
            </w:rPrChange>
          </w:rPr>
          <w:t>Slide 9 – add to figure 3</w:t>
        </w:r>
      </w:ins>
    </w:p>
    <w:p w14:paraId="6E4D177D" w14:textId="77777777" w:rsidR="00BC1D05" w:rsidRDefault="00BC1D05" w:rsidP="00BC1D05">
      <w:pPr>
        <w:ind w:left="720"/>
        <w:rPr>
          <w:ins w:id="32" w:author="Osnat" w:date="2020-02-20T10:16:00Z"/>
        </w:rPr>
        <w:pPrChange w:id="33" w:author="Osnat" w:date="2020-02-20T10:16:00Z">
          <w:pPr>
            <w:pStyle w:val="ListParagraph"/>
            <w:numPr>
              <w:numId w:val="9"/>
            </w:numPr>
            <w:ind w:left="1080" w:hanging="360"/>
          </w:pPr>
        </w:pPrChange>
      </w:pPr>
    </w:p>
    <w:p w14:paraId="1E8AFC8A" w14:textId="77777777" w:rsidR="00C47FDC" w:rsidRDefault="00E01E87" w:rsidP="00BC1D05">
      <w:pPr>
        <w:pStyle w:val="ListParagraph"/>
        <w:ind w:left="1080"/>
        <w:rPr>
          <w:ins w:id="34" w:author="Osnat" w:date="2020-02-20T10:15:00Z"/>
        </w:rPr>
        <w:pPrChange w:id="35" w:author="Osnat" w:date="2020-02-20T10:16:00Z">
          <w:pPr>
            <w:pStyle w:val="ListParagraph"/>
            <w:numPr>
              <w:numId w:val="9"/>
            </w:numPr>
            <w:ind w:left="1080" w:hanging="360"/>
          </w:pPr>
        </w:pPrChange>
      </w:pPr>
      <w:r>
        <w:t>Like this:</w:t>
      </w:r>
    </w:p>
    <w:p w14:paraId="550703C9" w14:textId="77777777" w:rsidR="00BC1D05" w:rsidRDefault="00BC1D05" w:rsidP="00BC1D05">
      <w:pPr>
        <w:ind w:left="720"/>
        <w:jc w:val="both"/>
        <w:rPr>
          <w:ins w:id="36" w:author="Osnat" w:date="2020-02-20T10:15:00Z"/>
          <w:color w:val="FF0000"/>
        </w:rPr>
        <w:pPrChange w:id="37" w:author="Osnat" w:date="2020-02-20T10:15:00Z">
          <w:pPr>
            <w:pStyle w:val="ListParagraph"/>
            <w:numPr>
              <w:numId w:val="9"/>
            </w:numPr>
            <w:ind w:left="1080" w:hanging="360"/>
          </w:pPr>
        </w:pPrChange>
      </w:pPr>
    </w:p>
    <w:p w14:paraId="09292511" w14:textId="77777777" w:rsidR="00BC1D05" w:rsidRPr="00180545" w:rsidRDefault="00BC1D05" w:rsidP="00180545">
      <w:pPr>
        <w:ind w:left="720"/>
        <w:rPr>
          <w:color w:val="FF0000"/>
          <w:rPrChange w:id="38" w:author="Osnat" w:date="2020-02-20T10:15:00Z">
            <w:rPr/>
          </w:rPrChange>
        </w:rPr>
        <w:pPrChange w:id="39" w:author="Osnat" w:date="2020-02-20T10:15:00Z">
          <w:pPr>
            <w:pStyle w:val="ListParagraph"/>
            <w:numPr>
              <w:numId w:val="9"/>
            </w:numPr>
            <w:ind w:left="1080" w:hanging="360"/>
          </w:pPr>
        </w:pPrChange>
      </w:pPr>
    </w:p>
    <w:p w14:paraId="0A7FB800" w14:textId="77777777" w:rsidR="00C47FDC" w:rsidRDefault="00E01E87" w:rsidP="00C47FDC">
      <w:pPr>
        <w:pStyle w:val="ListParagraph"/>
        <w:ind w:left="1080"/>
      </w:pPr>
      <w:r>
        <w:rPr>
          <w:noProof/>
        </w:rPr>
        <mc:AlternateContent>
          <mc:Choice Requires="wps">
            <w:drawing>
              <wp:anchor distT="0" distB="0" distL="114300" distR="114300" simplePos="0" relativeHeight="251662336" behindDoc="0" locked="0" layoutInCell="1" allowOverlap="1" wp14:anchorId="1CFDDBE4" wp14:editId="51E985F4">
                <wp:simplePos x="0" y="0"/>
                <wp:positionH relativeFrom="column">
                  <wp:posOffset>1073277</wp:posOffset>
                </wp:positionH>
                <wp:positionV relativeFrom="paragraph">
                  <wp:posOffset>146939</wp:posOffset>
                </wp:positionV>
                <wp:extent cx="2360930" cy="1404620"/>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2D0DDE7A" w14:textId="77777777" w:rsidR="00E01E87" w:rsidRDefault="00E01E87" w:rsidP="00E01E87">
                            <w:r>
                              <w:t>PRO                                              ALT</w:t>
                            </w:r>
                          </w:p>
                        </w:txbxContent>
                      </wps:txbx>
                      <wps:bodyPr rot="0" vert="horz" wrap="square" lIns="91440" tIns="45720" rIns="91440" bIns="45720" anchor="t" anchorCtr="0">
                        <a:spAutoFit/>
                      </wps:bodyPr>
                    </wps:wsp>
                  </a:graphicData>
                </a:graphic>
                <wp14:sizeRelH relativeFrom="page">
                  <wp14:pctWidth>0</wp14:pctWidth>
                </wp14:sizeRelH>
                <wp14:sizeRelV relativeFrom="page">
                  <wp14:pctHeight>0</wp14:pctHeight>
                </wp14:sizeRelV>
              </wp:anchor>
            </w:drawing>
          </mc:Choice>
          <mc:Fallback xmlns:cx1="http://schemas.microsoft.com/office/drawing/2015/9/8/chartex">
            <w:pict>
              <v:shape w14:anchorId="1BCBB8A9" id="_x0000_s1028" type="#_x0000_t202" style="position:absolute;left:0;text-align:left;margin-left:84.5pt;margin-top:11.55pt;width:185.9pt;height:110.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" filled="f" stroked="f">
                <v:textbox style="mso-fit-shape-to-text:t">
                  <w:txbxContent>
                    <w:p w:rsidR="00E01E87" w:rsidRDefault="00E01E87" w:rsidP="00E01E87">
                      <w:r>
                        <w:t>PRO                                              ALT</w:t>
                      </w:r>
                    </w:p>
                  </w:txbxContent>
                </v:textbox>
              </v:shape>
            </w:pict>
          </mc:Fallback>
        </mc:AlternateContent>
      </w:r>
      <w:r w:rsidR="00C47FDC">
        <w:rPr>
          <w:noProof/>
        </w:rPr>
        <mc:AlternateContent>
          <mc:Choice Requires="wps">
            <w:drawing>
              <wp:anchor distT="0" distB="0" distL="114300" distR="114300" simplePos="0" relativeHeight="251661312" behindDoc="0" locked="0" layoutInCell="1" allowOverlap="1" wp14:anchorId="06C4D077" wp14:editId="477E0B25">
                <wp:simplePos x="0" y="0"/>
                <wp:positionH relativeFrom="column">
                  <wp:posOffset>2442591</wp:posOffset>
                </wp:positionH>
                <wp:positionV relativeFrom="paragraph">
                  <wp:posOffset>175895</wp:posOffset>
                </wp:positionV>
                <wp:extent cx="1228725" cy="694690"/>
                <wp:effectExtent l="0" t="0" r="28575" b="10160"/>
                <wp:wrapNone/>
                <wp:docPr id="2" name="Rectangle 2"/>
                <wp:cNvGraphicFramePr/>
                <a:graphic xmlns:a="http://schemas.openxmlformats.org/drawingml/2006/main">
                  <a:graphicData uri="http://schemas.microsoft.com/office/word/2010/wordprocessingShape">
                    <wps:wsp>
                      <wps:cNvSpPr/>
                      <wps:spPr>
                        <a:xfrm>
                          <a:off x="0" y="0"/>
                          <a:ext cx="1228725" cy="69469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ect w14:anchorId="20120151" id="Rectangle 2" o:spid="_x0000_s1026" style="position:absolute;left:0;text-align:left;margin-left:192.35pt;margin-top:13.85pt;width:96.75pt;height:54.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" filled="f" strokecolor="#1f4d78 [1604]" strokeweight="1pt"/>
            </w:pict>
          </mc:Fallback>
        </mc:AlternateContent>
      </w:r>
      <w:r w:rsidR="00C47FDC">
        <w:rPr>
          <w:noProof/>
        </w:rPr>
        <mc:AlternateContent>
          <mc:Choice Requires="wps">
            <w:drawing>
              <wp:anchor distT="0" distB="0" distL="114300" distR="114300" simplePos="0" relativeHeight="251659264" behindDoc="0" locked="0" layoutInCell="1" allowOverlap="1" wp14:anchorId="497E60D5" wp14:editId="1055B5C8">
                <wp:simplePos x="0" y="0"/>
                <wp:positionH relativeFrom="column">
                  <wp:posOffset>612648</wp:posOffset>
                </wp:positionH>
                <wp:positionV relativeFrom="paragraph">
                  <wp:posOffset>176708</wp:posOffset>
                </wp:positionV>
                <wp:extent cx="1228954" cy="694944"/>
                <wp:effectExtent l="0" t="0" r="28575" b="10160"/>
                <wp:wrapNone/>
                <wp:docPr id="1" name="Rectangle 1"/>
                <wp:cNvGraphicFramePr/>
                <a:graphic xmlns:a="http://schemas.openxmlformats.org/drawingml/2006/main">
                  <a:graphicData uri="http://schemas.microsoft.com/office/word/2010/wordprocessingShape">
                    <wps:wsp>
                      <wps:cNvSpPr/>
                      <wps:spPr>
                        <a:xfrm>
                          <a:off x="0" y="0"/>
                          <a:ext cx="1228954" cy="69494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cx1="http://schemas.microsoft.com/office/drawing/2015/9/8/chartex">
            <w:pict>
              <v:rect w14:anchorId="528FB749" id="Rectangle 1" o:spid="_x0000_s1026" style="position:absolute;left:0;text-align:left;margin-left:48.25pt;margin-top:13.9pt;width:96.75pt;height:54.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" filled="f" strokecolor="#1f4d78 [1604]" strokeweight="1pt"/>
            </w:pict>
          </mc:Fallback>
        </mc:AlternateContent>
      </w:r>
    </w:p>
    <w:p w14:paraId="60C27BAA" w14:textId="77777777" w:rsidR="00C47FDC" w:rsidRDefault="00C47FDC" w:rsidP="00C47FDC">
      <w:pPr>
        <w:pStyle w:val="ListParagraph"/>
        <w:ind w:left="1080"/>
      </w:pPr>
    </w:p>
    <w:p w14:paraId="200F1448" w14:textId="77777777" w:rsidR="00C47FDC" w:rsidRDefault="00C47FDC" w:rsidP="00C47FDC">
      <w:pPr>
        <w:pStyle w:val="ListParagraph"/>
        <w:ind w:left="1080"/>
      </w:pPr>
    </w:p>
    <w:p w14:paraId="7D89DABB" w14:textId="77777777" w:rsidR="00C47FDC" w:rsidRDefault="00C47FDC" w:rsidP="00C47FDC">
      <w:pPr>
        <w:pStyle w:val="ListParagraph"/>
        <w:ind w:left="1080"/>
      </w:pPr>
    </w:p>
    <w:p w14:paraId="2C992A33" w14:textId="77777777" w:rsidR="00C47FDC" w:rsidRDefault="00E01E87" w:rsidP="00C47FDC">
      <w:pPr>
        <w:pStyle w:val="ListParagraph"/>
        <w:ind w:left="1080"/>
      </w:pPr>
      <w:r>
        <w:rPr>
          <w:noProof/>
        </w:rPr>
        <mc:AlternateContent>
          <mc:Choice Requires="wps">
            <w:drawing>
              <wp:anchor distT="45720" distB="45720" distL="114300" distR="114300" simplePos="0" relativeHeight="251666432" behindDoc="0" locked="0" layoutInCell="1" allowOverlap="1" wp14:anchorId="432B6A6F" wp14:editId="739F07AD">
                <wp:simplePos x="0" y="0"/>
                <wp:positionH relativeFrom="column">
                  <wp:posOffset>2409520</wp:posOffset>
                </wp:positionH>
                <wp:positionV relativeFrom="paragraph">
                  <wp:posOffset>128270</wp:posOffset>
                </wp:positionV>
                <wp:extent cx="1536065" cy="1404620"/>
                <wp:effectExtent l="0" t="0" r="0" b="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065" cy="1404620"/>
                        </a:xfrm>
                        <a:prstGeom prst="rect">
                          <a:avLst/>
                        </a:prstGeom>
                        <a:noFill/>
                        <a:ln w="9525">
                          <a:noFill/>
                          <a:miter lim="800000"/>
                          <a:headEnd/>
                          <a:tailEnd/>
                        </a:ln>
                      </wps:spPr>
                      <wps:txbx>
                        <w:txbxContent>
                          <w:p w14:paraId="52C7839C" w14:textId="77777777" w:rsidR="00E01E87" w:rsidRDefault="00E01E87" w:rsidP="00E01E87">
                            <w:r>
                              <w:t>60       100         140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4C6C334C" id="_x0000_s1029" type="#_x0000_t202" style="position:absolute;left:0;text-align:left;margin-left:189.75pt;margin-top:10.1pt;width:120.95pt;height:110.6pt;z-index:2516664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" filled="f" stroked="f">
                <v:textbox style="mso-fit-shape-to-text:t">
                  <w:txbxContent>
                    <w:p w:rsidR="00E01E87" w:rsidRDefault="00E01E87" w:rsidP="00E01E87">
                      <w:r>
                        <w:t>60       100         140</w:t>
                      </w:r>
                    </w:p>
                  </w:txbxContent>
                </v:textbox>
                <w10:wrap type="square"/>
              </v:shape>
            </w:pict>
          </mc:Fallback>
        </mc:AlternateContent>
      </w:r>
      <w:r>
        <w:rPr>
          <w:noProof/>
        </w:rPr>
        <mc:AlternateContent>
          <mc:Choice Requires="wps">
            <w:drawing>
              <wp:anchor distT="45720" distB="45720" distL="114300" distR="114300" simplePos="0" relativeHeight="251664384" behindDoc="0" locked="0" layoutInCell="1" allowOverlap="1" wp14:anchorId="36F67282" wp14:editId="2793A60B">
                <wp:simplePos x="0" y="0"/>
                <wp:positionH relativeFrom="column">
                  <wp:posOffset>579755</wp:posOffset>
                </wp:positionH>
                <wp:positionV relativeFrom="paragraph">
                  <wp:posOffset>126695</wp:posOffset>
                </wp:positionV>
                <wp:extent cx="1536065" cy="1404620"/>
                <wp:effectExtent l="0" t="0" r="0" b="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6065" cy="1404620"/>
                        </a:xfrm>
                        <a:prstGeom prst="rect">
                          <a:avLst/>
                        </a:prstGeom>
                        <a:noFill/>
                        <a:ln w="9525">
                          <a:noFill/>
                          <a:miter lim="800000"/>
                          <a:headEnd/>
                          <a:tailEnd/>
                        </a:ln>
                      </wps:spPr>
                      <wps:txbx>
                        <w:txbxContent>
                          <w:p w14:paraId="6047F47E" w14:textId="77777777" w:rsidR="00E01E87" w:rsidRDefault="00E01E87" w:rsidP="00E01E87">
                            <w:r>
                              <w:t>60       100         140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xmlns:cx1="http://schemas.microsoft.com/office/drawing/2015/9/8/chartex">
            <w:pict>
              <v:shape w14:anchorId="5F4B675A" id="_x0000_s1030" type="#_x0000_t202" style="position:absolute;left:0;text-align:left;margin-left:45.65pt;margin-top:10pt;width:120.95pt;height:110.6pt;z-index:2516643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" filled="f" stroked="f">
                <v:textbox style="mso-fit-shape-to-text:t">
                  <w:txbxContent>
                    <w:p w:rsidR="00E01E87" w:rsidRDefault="00E01E87" w:rsidP="00E01E87">
                      <w:r>
                        <w:t>60       100         140</w:t>
                      </w:r>
                    </w:p>
                  </w:txbxContent>
                </v:textbox>
                <w10:wrap type="square"/>
              </v:shape>
            </w:pict>
          </mc:Fallback>
        </mc:AlternateContent>
      </w:r>
    </w:p>
    <w:p w14:paraId="0AF4C085" w14:textId="77777777" w:rsidR="00C47FDC" w:rsidRDefault="00C47FDC" w:rsidP="00C47FDC">
      <w:pPr>
        <w:pStyle w:val="ListParagraph"/>
        <w:ind w:left="1080"/>
      </w:pPr>
    </w:p>
    <w:p w14:paraId="6A8A678F" w14:textId="77777777" w:rsidR="00C47FDC" w:rsidRDefault="00C47FDC" w:rsidP="00C47FDC">
      <w:pPr>
        <w:pStyle w:val="ListParagraph"/>
        <w:ind w:left="1080"/>
      </w:pPr>
    </w:p>
    <w:p w14:paraId="5AB3D075" w14:textId="77777777" w:rsidR="00C47FDC" w:rsidRDefault="00C47FDC" w:rsidP="00C47FDC">
      <w:pPr>
        <w:pStyle w:val="ListParagraph"/>
        <w:ind w:left="1080"/>
      </w:pPr>
    </w:p>
    <w:p w14:paraId="3F510DD8" w14:textId="77777777" w:rsidR="00C47FDC" w:rsidRDefault="00E01E87" w:rsidP="00E860FC">
      <w:pPr>
        <w:pStyle w:val="ListParagraph"/>
        <w:numPr>
          <w:ilvl w:val="0"/>
          <w:numId w:val="9"/>
        </w:numPr>
      </w:pPr>
      <w:r>
        <w:t>Change this figure for exp 1 to PRO and ALT according color (2 panel for each day 60, 100, 120)</w:t>
      </w:r>
      <w:r w:rsidR="00FD7794">
        <w:t xml:space="preserve"> – add statistic</w:t>
      </w:r>
      <w:r>
        <w:t xml:space="preserve"> </w:t>
      </w:r>
      <w:ins w:id="40" w:author="Osnat" w:date="2020-02-20T10:52:00Z">
        <w:r w:rsidR="009959EA" w:rsidRPr="009959EA">
          <w:rPr>
            <w:color w:val="FF0000"/>
            <w:rPrChange w:id="41" w:author="Osnat" w:date="2020-02-20T10:52:00Z">
              <w:rPr/>
            </w:rPrChange>
          </w:rPr>
          <w:t>slide 8</w:t>
        </w:r>
      </w:ins>
    </w:p>
    <w:p w14:paraId="238CDC2E" w14:textId="77777777" w:rsidR="00E01E87" w:rsidRDefault="00E860FC" w:rsidP="00E01E87">
      <w:pPr>
        <w:pStyle w:val="ListParagraph"/>
        <w:ind w:left="1080"/>
      </w:pPr>
      <w:r>
        <w:rPr>
          <w:noProof/>
        </w:rPr>
        <w:lastRenderedPageBreak/>
        <w:drawing>
          <wp:inline distT="0" distB="0" distL="0" distR="0" wp14:anchorId="6655AC0A" wp14:editId="7FB5F6BD">
            <wp:extent cx="1851528" cy="3770306"/>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49483"/>
                    <a:stretch/>
                  </pic:blipFill>
                  <pic:spPr bwMode="auto">
                    <a:xfrm>
                      <a:off x="0" y="0"/>
                      <a:ext cx="1901800" cy="3872675"/>
                    </a:xfrm>
                    <a:prstGeom prst="rect">
                      <a:avLst/>
                    </a:prstGeom>
                    <a:noFill/>
                    <a:ln>
                      <a:noFill/>
                    </a:ln>
                    <a:extLst>
                      <a:ext uri="{53640926-AAD7-44D8-BBD7-CCE9431645EC}">
                        <a14:shadowObscured xmlns:a14="http://schemas.microsoft.com/office/drawing/2010/main"/>
                      </a:ext>
                    </a:extLst>
                  </pic:spPr>
                </pic:pic>
              </a:graphicData>
            </a:graphic>
          </wp:inline>
        </w:drawing>
      </w:r>
    </w:p>
    <w:p w14:paraId="6DE799D7" w14:textId="77777777" w:rsidR="00E01E87" w:rsidRDefault="00E01E87" w:rsidP="00E01E87">
      <w:pPr>
        <w:pStyle w:val="ListParagraph"/>
        <w:ind w:left="1080"/>
      </w:pPr>
    </w:p>
    <w:p w14:paraId="6905B1BB" w14:textId="77777777" w:rsidR="00C47FDC" w:rsidRDefault="00C47FDC" w:rsidP="00E860FC">
      <w:pPr>
        <w:pStyle w:val="ListParagraph"/>
        <w:numPr>
          <w:ilvl w:val="0"/>
          <w:numId w:val="8"/>
        </w:numPr>
      </w:pPr>
      <w:r>
        <w:t xml:space="preserve">Figure 3S </w:t>
      </w:r>
    </w:p>
    <w:p w14:paraId="1A80510A" w14:textId="77777777" w:rsidR="00C47FDC" w:rsidRDefault="00C47FDC" w:rsidP="00C47FDC">
      <w:pPr>
        <w:pStyle w:val="ListParagraph"/>
        <w:numPr>
          <w:ilvl w:val="0"/>
          <w:numId w:val="10"/>
        </w:numPr>
      </w:pPr>
      <w:r>
        <w:t>add x or NA (instead of empty-white places)</w:t>
      </w:r>
    </w:p>
    <w:p w14:paraId="47B1BB02" w14:textId="77777777" w:rsidR="00C47FDC" w:rsidRDefault="00C47FDC" w:rsidP="00C47FDC">
      <w:pPr>
        <w:pStyle w:val="ListParagraph"/>
        <w:numPr>
          <w:ilvl w:val="0"/>
          <w:numId w:val="10"/>
        </w:numPr>
      </w:pPr>
      <w:r>
        <w:t>add statistics to the bars figures</w:t>
      </w:r>
    </w:p>
    <w:p w14:paraId="0860156B" w14:textId="77777777" w:rsidR="00FD7794" w:rsidRDefault="00FD7794" w:rsidP="00E860FC">
      <w:pPr>
        <w:pStyle w:val="ListParagraph"/>
        <w:numPr>
          <w:ilvl w:val="0"/>
          <w:numId w:val="8"/>
        </w:numPr>
        <w:rPr>
          <w:b/>
          <w:bCs/>
        </w:rPr>
      </w:pPr>
      <w:r w:rsidRPr="00FD7794">
        <w:rPr>
          <w:b/>
          <w:bCs/>
        </w:rPr>
        <w:t xml:space="preserve">Predictive test </w:t>
      </w:r>
      <w:r w:rsidR="00A80E96">
        <w:rPr>
          <w:b/>
          <w:bCs/>
        </w:rPr>
        <w:t>??</w:t>
      </w:r>
      <w:r w:rsidR="00E860FC">
        <w:rPr>
          <w:b/>
          <w:bCs/>
        </w:rPr>
        <w:t xml:space="preserve"> </w:t>
      </w:r>
    </w:p>
    <w:p w14:paraId="69226D9B" w14:textId="77777777" w:rsidR="00E860FC" w:rsidRPr="00E860FC" w:rsidRDefault="00E860FC" w:rsidP="00E860FC">
      <w:pPr>
        <w:pStyle w:val="ListParagraph"/>
        <w:numPr>
          <w:ilvl w:val="0"/>
          <w:numId w:val="8"/>
        </w:numPr>
        <w:rPr>
          <w:b/>
          <w:bCs/>
        </w:rPr>
      </w:pPr>
      <w:r>
        <w:t>Important day – add the figure for each strain and for all strains</w:t>
      </w:r>
    </w:p>
    <w:p w14:paraId="68D3B4F0" w14:textId="77777777" w:rsidR="00E860FC" w:rsidRPr="00E860FC" w:rsidRDefault="00E860FC" w:rsidP="00E860FC">
      <w:pPr>
        <w:pStyle w:val="ListParagraph"/>
        <w:numPr>
          <w:ilvl w:val="0"/>
          <w:numId w:val="8"/>
        </w:numPr>
        <w:rPr>
          <w:b/>
          <w:bCs/>
        </w:rPr>
      </w:pPr>
      <w:r>
        <w:t xml:space="preserve">Decline model </w:t>
      </w:r>
    </w:p>
    <w:p w14:paraId="1CD14F07" w14:textId="77777777" w:rsidR="00E860FC" w:rsidRDefault="00E860FC" w:rsidP="00E860FC">
      <w:pPr>
        <w:pStyle w:val="ListParagraph"/>
        <w:numPr>
          <w:ilvl w:val="0"/>
          <w:numId w:val="13"/>
        </w:numPr>
        <w:rPr>
          <w:b/>
          <w:bCs/>
        </w:rPr>
      </w:pPr>
      <w:r>
        <w:t xml:space="preserve">which function is the best for each strain ? </w:t>
      </w:r>
      <w:ins w:id="42" w:author="Osnat" w:date="2020-02-20T11:06:00Z">
        <w:r w:rsidR="004B6E87" w:rsidRPr="004B6E87">
          <w:rPr>
            <w:color w:val="FF0000"/>
            <w:rPrChange w:id="43" w:author="Osnat" w:date="2020-02-20T11:06:00Z">
              <w:rPr/>
            </w:rPrChange>
          </w:rPr>
          <w:t>slide 11</w:t>
        </w:r>
      </w:ins>
    </w:p>
    <w:p w14:paraId="24D19257" w14:textId="77777777" w:rsidR="00E860FC" w:rsidRDefault="00E860FC" w:rsidP="00E860FC">
      <w:pPr>
        <w:pStyle w:val="ListParagraph"/>
        <w:numPr>
          <w:ilvl w:val="0"/>
          <w:numId w:val="13"/>
        </w:numPr>
      </w:pPr>
      <w:r w:rsidRPr="00E860FC">
        <w:t>separate between CC to Axenic</w:t>
      </w:r>
    </w:p>
    <w:p w14:paraId="16E7E26F" w14:textId="77777777" w:rsidR="009E24D2" w:rsidRDefault="00E860FC" w:rsidP="00E860FC">
      <w:pPr>
        <w:pStyle w:val="ListParagraph"/>
        <w:numPr>
          <w:ilvl w:val="0"/>
          <w:numId w:val="13"/>
        </w:numPr>
      </w:pPr>
      <w:r>
        <w:t>try to</w:t>
      </w:r>
      <w:del w:id="44" w:author="Osnat" w:date="2020-02-20T11:12:00Z">
        <w:r w:rsidDel="004B6E87">
          <w:delText xml:space="preserve"> </w:delText>
        </w:r>
      </w:del>
      <w:r>
        <w:t xml:space="preserve"> c</w:t>
      </w:r>
      <w:r w:rsidRPr="00E860FC">
        <w:t>haracterize</w:t>
      </w:r>
      <w:r w:rsidR="009E24D2">
        <w:t xml:space="preserve"> the days after day 100</w:t>
      </w:r>
      <w:ins w:id="45" w:author="Osnat" w:date="2020-02-20T11:10:00Z">
        <w:r w:rsidR="004B6E87">
          <w:t xml:space="preserve"> – Osnat – </w:t>
        </w:r>
        <w:r w:rsidR="004B6E87">
          <w:rPr>
            <w:color w:val="FF0000"/>
            <w:rPrChange w:id="46" w:author="Osnat" w:date="2020-02-20T11:10:00Z">
              <w:rPr>
                <w:color w:val="FF0000"/>
              </w:rPr>
            </w:rPrChange>
          </w:rPr>
          <w:t>anal</w:t>
        </w:r>
        <w:r w:rsidR="004B6E87">
          <w:rPr>
            <w:color w:val="FF0000"/>
          </w:rPr>
          <w:t>y</w:t>
        </w:r>
        <w:r w:rsidR="004B6E87" w:rsidRPr="004B6E87">
          <w:rPr>
            <w:color w:val="FF0000"/>
            <w:rPrChange w:id="47" w:author="Osnat" w:date="2020-02-20T11:10:00Z">
              <w:rPr/>
            </w:rPrChange>
          </w:rPr>
          <w:t>ze last 40 days</w:t>
        </w:r>
      </w:ins>
      <w:ins w:id="48" w:author="Osnat" w:date="2020-02-20T11:12:00Z">
        <w:r w:rsidR="004B6E87">
          <w:rPr>
            <w:color w:val="FF0000"/>
          </w:rPr>
          <w:t xml:space="preserve"> look for characteristics</w:t>
        </w:r>
      </w:ins>
      <w:bookmarkStart w:id="49" w:name="_GoBack"/>
      <w:bookmarkEnd w:id="49"/>
    </w:p>
    <w:p w14:paraId="58E67318" w14:textId="77777777" w:rsidR="00E860FC" w:rsidRPr="009E24D2" w:rsidRDefault="009E24D2" w:rsidP="009E24D2">
      <w:pPr>
        <w:pStyle w:val="ListParagraph"/>
        <w:numPr>
          <w:ilvl w:val="0"/>
          <w:numId w:val="8"/>
        </w:numPr>
        <w:rPr>
          <w:b/>
          <w:bCs/>
        </w:rPr>
      </w:pPr>
      <w:r w:rsidRPr="009E24D2">
        <w:rPr>
          <w:b/>
          <w:bCs/>
        </w:rPr>
        <w:t>The Co-culture effect on PRO death rate</w:t>
      </w:r>
    </w:p>
    <w:p w14:paraId="1BDA5775" w14:textId="77777777" w:rsidR="009E24D2" w:rsidRPr="00E860FC" w:rsidRDefault="009E24D2" w:rsidP="009E24D2">
      <w:pPr>
        <w:pStyle w:val="ListParagraph"/>
        <w:numPr>
          <w:ilvl w:val="0"/>
          <w:numId w:val="14"/>
        </w:numPr>
      </w:pPr>
      <w:r>
        <w:t>Calculate the death rate of PRO with and without Hets (IN Co-culture and Axenic).</w:t>
      </w:r>
    </w:p>
    <w:p w14:paraId="2259E106" w14:textId="70EAFC65" w:rsidR="00E860FC" w:rsidRDefault="001F04A1" w:rsidP="00E860FC">
      <w:pPr>
        <w:pStyle w:val="ListParagraph"/>
        <w:ind w:left="1080"/>
      </w:pPr>
      <w:r>
        <w:t>Co-culture reduce the mortality rate!</w:t>
      </w:r>
      <w:ins w:id="50" w:author="Osnat" w:date="2020-02-20T11:19:00Z">
        <w:r w:rsidR="00385335">
          <w:t xml:space="preserve"> – </w:t>
        </w:r>
        <w:r w:rsidR="00385335" w:rsidRPr="00385335">
          <w:rPr>
            <w:color w:val="FF0000"/>
            <w:rPrChange w:id="51" w:author="Osnat" w:date="2020-02-20T11:19:00Z">
              <w:rPr/>
            </w:rPrChange>
          </w:rPr>
          <w:t>not done, need guidance</w:t>
        </w:r>
      </w:ins>
    </w:p>
    <w:p w14:paraId="6D1A5B86" w14:textId="77777777" w:rsidR="001F04A1" w:rsidRDefault="001F04A1" w:rsidP="001F04A1">
      <w:pPr>
        <w:pStyle w:val="ListParagraph"/>
        <w:numPr>
          <w:ilvl w:val="0"/>
          <w:numId w:val="14"/>
        </w:numPr>
      </w:pPr>
      <w:r>
        <w:t xml:space="preserve">Figure that Osnat </w:t>
      </w:r>
      <w:r w:rsidRPr="001F04A1">
        <w:t>suggested</w:t>
      </w:r>
      <w:r>
        <w:t xml:space="preserve"> - 30 graphs from exp 1 (all CC+Axenic) of decline and % mortality.</w:t>
      </w:r>
    </w:p>
    <w:p w14:paraId="2736144C" w14:textId="77777777" w:rsidR="001F04A1" w:rsidRDefault="001F04A1" w:rsidP="001F04A1">
      <w:pPr>
        <w:pStyle w:val="ListParagraph"/>
        <w:ind w:left="1080"/>
      </w:pPr>
      <w:r>
        <w:t xml:space="preserve"> </w:t>
      </w:r>
    </w:p>
    <w:p w14:paraId="60B581BF" w14:textId="77777777" w:rsidR="001F04A1" w:rsidRDefault="001F04A1" w:rsidP="00E860FC">
      <w:pPr>
        <w:pStyle w:val="ListParagraph"/>
        <w:ind w:left="1080"/>
      </w:pPr>
    </w:p>
    <w:p w14:paraId="2E3F69EF" w14:textId="77777777" w:rsidR="001F04A1" w:rsidRPr="00E860FC" w:rsidRDefault="001F04A1" w:rsidP="00E860FC">
      <w:pPr>
        <w:pStyle w:val="ListParagraph"/>
        <w:ind w:left="1080"/>
      </w:pPr>
    </w:p>
    <w:p w14:paraId="51CFBEBB" w14:textId="77777777" w:rsidR="00C47FDC" w:rsidRDefault="00C47FDC" w:rsidP="00C47FDC"/>
    <w:p w14:paraId="29D4DBA9" w14:textId="77777777" w:rsidR="00C47FDC" w:rsidRDefault="00C47FDC" w:rsidP="00C47FDC">
      <w:pPr>
        <w:pStyle w:val="ListParagraph"/>
      </w:pPr>
    </w:p>
    <w:p w14:paraId="65FBA00F" w14:textId="77777777" w:rsidR="00C47FDC" w:rsidRDefault="00C47FDC" w:rsidP="00C47FDC">
      <w:pPr>
        <w:pStyle w:val="ListParagraph"/>
      </w:pPr>
    </w:p>
    <w:p w14:paraId="01384C19" w14:textId="77777777" w:rsidR="00C47FDC" w:rsidRDefault="00C47FDC" w:rsidP="00C47FDC">
      <w:pPr>
        <w:pStyle w:val="ListParagraph"/>
      </w:pPr>
      <w:r>
        <w:t xml:space="preserve"> </w:t>
      </w:r>
    </w:p>
    <w:p w14:paraId="67CC1D17" w14:textId="77777777" w:rsidR="00F148FE" w:rsidRDefault="00F148FE"/>
    <w:p w14:paraId="1C84FC89" w14:textId="77777777" w:rsidR="00F148FE" w:rsidRDefault="00F148FE"/>
    <w:sectPr w:rsidR="00F148FE">
      <w:pgSz w:w="12240" w:h="15840"/>
      <w:pgMar w:top="1440" w:right="1800" w:bottom="1440" w:left="180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Osnat" w:date="2020-01-06T09:42:00Z" w:initials="O">
    <w:p w14:paraId="3196DC36" w14:textId="77777777" w:rsidR="00FA3FAB" w:rsidRDefault="00FA3FAB" w:rsidP="00FA3FAB">
      <w:pPr>
        <w:pStyle w:val="CommentText"/>
      </w:pPr>
      <w:r>
        <w:rPr>
          <w:rStyle w:val="CommentReference"/>
        </w:rPr>
        <w:annotationRef/>
      </w:r>
      <w:r>
        <w:t>Add co-culture vs axenic for e1, e2</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196DC36"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2B41694" w16cid:durableId="21C1D35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D2F7C38"/>
    <w:multiLevelType w:val="hybridMultilevel"/>
    <w:tmpl w:val="E946CE52"/>
    <w:lvl w:ilvl="0" w:tplc="BB4E17DE">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847835"/>
    <w:multiLevelType w:val="hybridMultilevel"/>
    <w:tmpl w:val="375E5A1E"/>
    <w:lvl w:ilvl="0" w:tplc="5E065F0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77160E0"/>
    <w:multiLevelType w:val="hybridMultilevel"/>
    <w:tmpl w:val="E6AE56D6"/>
    <w:lvl w:ilvl="0" w:tplc="43E03F6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AD72979"/>
    <w:multiLevelType w:val="hybridMultilevel"/>
    <w:tmpl w:val="7F8E0964"/>
    <w:lvl w:ilvl="0" w:tplc="F8AED0E6">
      <w:start w:val="1"/>
      <w:numFmt w:val="upperLetter"/>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C4748D5"/>
    <w:multiLevelType w:val="hybridMultilevel"/>
    <w:tmpl w:val="10C602A2"/>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C0B20DA8">
      <w:start w:val="2"/>
      <w:numFmt w:val="upperLetter"/>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E8B409F"/>
    <w:multiLevelType w:val="hybridMultilevel"/>
    <w:tmpl w:val="0174293C"/>
    <w:lvl w:ilvl="0" w:tplc="5576F9DC">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35C213C3"/>
    <w:multiLevelType w:val="hybridMultilevel"/>
    <w:tmpl w:val="C8B08F64"/>
    <w:lvl w:ilvl="0" w:tplc="56F201A4">
      <w:start w:val="1"/>
      <w:numFmt w:val="upperLetter"/>
      <w:lvlText w:val="%1."/>
      <w:lvlJc w:val="left"/>
      <w:pPr>
        <w:tabs>
          <w:tab w:val="num" w:pos="720"/>
        </w:tabs>
        <w:ind w:left="720" w:hanging="360"/>
      </w:pPr>
    </w:lvl>
    <w:lvl w:ilvl="1" w:tplc="4AFC299C" w:tentative="1">
      <w:start w:val="1"/>
      <w:numFmt w:val="upperLetter"/>
      <w:lvlText w:val="%2."/>
      <w:lvlJc w:val="left"/>
      <w:pPr>
        <w:tabs>
          <w:tab w:val="num" w:pos="1440"/>
        </w:tabs>
        <w:ind w:left="1440" w:hanging="360"/>
      </w:pPr>
    </w:lvl>
    <w:lvl w:ilvl="2" w:tplc="B7E69010" w:tentative="1">
      <w:start w:val="1"/>
      <w:numFmt w:val="upperLetter"/>
      <w:lvlText w:val="%3."/>
      <w:lvlJc w:val="left"/>
      <w:pPr>
        <w:tabs>
          <w:tab w:val="num" w:pos="2160"/>
        </w:tabs>
        <w:ind w:left="2160" w:hanging="360"/>
      </w:pPr>
    </w:lvl>
    <w:lvl w:ilvl="3" w:tplc="22B4BCCE" w:tentative="1">
      <w:start w:val="1"/>
      <w:numFmt w:val="upperLetter"/>
      <w:lvlText w:val="%4."/>
      <w:lvlJc w:val="left"/>
      <w:pPr>
        <w:tabs>
          <w:tab w:val="num" w:pos="2880"/>
        </w:tabs>
        <w:ind w:left="2880" w:hanging="360"/>
      </w:pPr>
    </w:lvl>
    <w:lvl w:ilvl="4" w:tplc="CE82EBE0" w:tentative="1">
      <w:start w:val="1"/>
      <w:numFmt w:val="upperLetter"/>
      <w:lvlText w:val="%5."/>
      <w:lvlJc w:val="left"/>
      <w:pPr>
        <w:tabs>
          <w:tab w:val="num" w:pos="3600"/>
        </w:tabs>
        <w:ind w:left="3600" w:hanging="360"/>
      </w:pPr>
    </w:lvl>
    <w:lvl w:ilvl="5" w:tplc="913C2610" w:tentative="1">
      <w:start w:val="1"/>
      <w:numFmt w:val="upperLetter"/>
      <w:lvlText w:val="%6."/>
      <w:lvlJc w:val="left"/>
      <w:pPr>
        <w:tabs>
          <w:tab w:val="num" w:pos="4320"/>
        </w:tabs>
        <w:ind w:left="4320" w:hanging="360"/>
      </w:pPr>
    </w:lvl>
    <w:lvl w:ilvl="6" w:tplc="79B6BF88" w:tentative="1">
      <w:start w:val="1"/>
      <w:numFmt w:val="upperLetter"/>
      <w:lvlText w:val="%7."/>
      <w:lvlJc w:val="left"/>
      <w:pPr>
        <w:tabs>
          <w:tab w:val="num" w:pos="5040"/>
        </w:tabs>
        <w:ind w:left="5040" w:hanging="360"/>
      </w:pPr>
    </w:lvl>
    <w:lvl w:ilvl="7" w:tplc="6E9E42E4" w:tentative="1">
      <w:start w:val="1"/>
      <w:numFmt w:val="upperLetter"/>
      <w:lvlText w:val="%8."/>
      <w:lvlJc w:val="left"/>
      <w:pPr>
        <w:tabs>
          <w:tab w:val="num" w:pos="5760"/>
        </w:tabs>
        <w:ind w:left="5760" w:hanging="360"/>
      </w:pPr>
    </w:lvl>
    <w:lvl w:ilvl="8" w:tplc="9E06C95E" w:tentative="1">
      <w:start w:val="1"/>
      <w:numFmt w:val="upperLetter"/>
      <w:lvlText w:val="%9."/>
      <w:lvlJc w:val="left"/>
      <w:pPr>
        <w:tabs>
          <w:tab w:val="num" w:pos="6480"/>
        </w:tabs>
        <w:ind w:left="6480" w:hanging="360"/>
      </w:pPr>
    </w:lvl>
  </w:abstractNum>
  <w:abstractNum w:abstractNumId="7" w15:restartNumberingAfterBreak="0">
    <w:nsid w:val="3D3E31A3"/>
    <w:multiLevelType w:val="hybridMultilevel"/>
    <w:tmpl w:val="A412E59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8C3799"/>
    <w:multiLevelType w:val="hybridMultilevel"/>
    <w:tmpl w:val="523890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B5A732F"/>
    <w:multiLevelType w:val="hybridMultilevel"/>
    <w:tmpl w:val="67745E92"/>
    <w:lvl w:ilvl="0" w:tplc="66EAB7E6">
      <w:start w:val="1"/>
      <w:numFmt w:val="upperLetter"/>
      <w:lvlText w:val="%1."/>
      <w:lvlJc w:val="left"/>
      <w:pPr>
        <w:tabs>
          <w:tab w:val="num" w:pos="720"/>
        </w:tabs>
        <w:ind w:left="720" w:hanging="360"/>
      </w:pPr>
    </w:lvl>
    <w:lvl w:ilvl="1" w:tplc="A4D28448" w:tentative="1">
      <w:start w:val="1"/>
      <w:numFmt w:val="upperLetter"/>
      <w:lvlText w:val="%2."/>
      <w:lvlJc w:val="left"/>
      <w:pPr>
        <w:tabs>
          <w:tab w:val="num" w:pos="1440"/>
        </w:tabs>
        <w:ind w:left="1440" w:hanging="360"/>
      </w:pPr>
    </w:lvl>
    <w:lvl w:ilvl="2" w:tplc="2EB8925E" w:tentative="1">
      <w:start w:val="1"/>
      <w:numFmt w:val="upperLetter"/>
      <w:lvlText w:val="%3."/>
      <w:lvlJc w:val="left"/>
      <w:pPr>
        <w:tabs>
          <w:tab w:val="num" w:pos="2160"/>
        </w:tabs>
        <w:ind w:left="2160" w:hanging="360"/>
      </w:pPr>
    </w:lvl>
    <w:lvl w:ilvl="3" w:tplc="B09CFA48" w:tentative="1">
      <w:start w:val="1"/>
      <w:numFmt w:val="upperLetter"/>
      <w:lvlText w:val="%4."/>
      <w:lvlJc w:val="left"/>
      <w:pPr>
        <w:tabs>
          <w:tab w:val="num" w:pos="2880"/>
        </w:tabs>
        <w:ind w:left="2880" w:hanging="360"/>
      </w:pPr>
    </w:lvl>
    <w:lvl w:ilvl="4" w:tplc="4772474C" w:tentative="1">
      <w:start w:val="1"/>
      <w:numFmt w:val="upperLetter"/>
      <w:lvlText w:val="%5."/>
      <w:lvlJc w:val="left"/>
      <w:pPr>
        <w:tabs>
          <w:tab w:val="num" w:pos="3600"/>
        </w:tabs>
        <w:ind w:left="3600" w:hanging="360"/>
      </w:pPr>
    </w:lvl>
    <w:lvl w:ilvl="5" w:tplc="9B466402" w:tentative="1">
      <w:start w:val="1"/>
      <w:numFmt w:val="upperLetter"/>
      <w:lvlText w:val="%6."/>
      <w:lvlJc w:val="left"/>
      <w:pPr>
        <w:tabs>
          <w:tab w:val="num" w:pos="4320"/>
        </w:tabs>
        <w:ind w:left="4320" w:hanging="360"/>
      </w:pPr>
    </w:lvl>
    <w:lvl w:ilvl="6" w:tplc="0C0CA532" w:tentative="1">
      <w:start w:val="1"/>
      <w:numFmt w:val="upperLetter"/>
      <w:lvlText w:val="%7."/>
      <w:lvlJc w:val="left"/>
      <w:pPr>
        <w:tabs>
          <w:tab w:val="num" w:pos="5040"/>
        </w:tabs>
        <w:ind w:left="5040" w:hanging="360"/>
      </w:pPr>
    </w:lvl>
    <w:lvl w:ilvl="7" w:tplc="EB92DF36" w:tentative="1">
      <w:start w:val="1"/>
      <w:numFmt w:val="upperLetter"/>
      <w:lvlText w:val="%8."/>
      <w:lvlJc w:val="left"/>
      <w:pPr>
        <w:tabs>
          <w:tab w:val="num" w:pos="5760"/>
        </w:tabs>
        <w:ind w:left="5760" w:hanging="360"/>
      </w:pPr>
    </w:lvl>
    <w:lvl w:ilvl="8" w:tplc="A85A060A" w:tentative="1">
      <w:start w:val="1"/>
      <w:numFmt w:val="upperLetter"/>
      <w:lvlText w:val="%9."/>
      <w:lvlJc w:val="left"/>
      <w:pPr>
        <w:tabs>
          <w:tab w:val="num" w:pos="6480"/>
        </w:tabs>
        <w:ind w:left="6480" w:hanging="360"/>
      </w:pPr>
    </w:lvl>
  </w:abstractNum>
  <w:abstractNum w:abstractNumId="10" w15:restartNumberingAfterBreak="0">
    <w:nsid w:val="5C630E85"/>
    <w:multiLevelType w:val="hybridMultilevel"/>
    <w:tmpl w:val="86643B7A"/>
    <w:lvl w:ilvl="0" w:tplc="20000015">
      <w:start w:val="1"/>
      <w:numFmt w:val="upperLetter"/>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1" w15:restartNumberingAfterBreak="0">
    <w:nsid w:val="61D27A8C"/>
    <w:multiLevelType w:val="hybridMultilevel"/>
    <w:tmpl w:val="2E06E4A2"/>
    <w:lvl w:ilvl="0" w:tplc="04090019">
      <w:start w:val="1"/>
      <w:numFmt w:val="lowerLetter"/>
      <w:lvlText w:val="%1."/>
      <w:lvlJc w:val="left"/>
      <w:pPr>
        <w:ind w:left="144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6CF003CC"/>
    <w:multiLevelType w:val="hybridMultilevel"/>
    <w:tmpl w:val="48B81CAE"/>
    <w:lvl w:ilvl="0" w:tplc="EE48E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E980FD1"/>
    <w:multiLevelType w:val="hybridMultilevel"/>
    <w:tmpl w:val="ABD0B430"/>
    <w:lvl w:ilvl="0" w:tplc="C1C0655A">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CC97546"/>
    <w:multiLevelType w:val="hybridMultilevel"/>
    <w:tmpl w:val="638ED400"/>
    <w:lvl w:ilvl="0" w:tplc="B40E0348">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7"/>
  </w:num>
  <w:num w:numId="2">
    <w:abstractNumId w:val="4"/>
  </w:num>
  <w:num w:numId="3">
    <w:abstractNumId w:val="6"/>
  </w:num>
  <w:num w:numId="4">
    <w:abstractNumId w:val="9"/>
  </w:num>
  <w:num w:numId="5">
    <w:abstractNumId w:val="10"/>
  </w:num>
  <w:num w:numId="6">
    <w:abstractNumId w:val="8"/>
  </w:num>
  <w:num w:numId="7">
    <w:abstractNumId w:val="11"/>
  </w:num>
  <w:num w:numId="8">
    <w:abstractNumId w:val="12"/>
  </w:num>
  <w:num w:numId="9">
    <w:abstractNumId w:val="14"/>
  </w:num>
  <w:num w:numId="10">
    <w:abstractNumId w:val="2"/>
  </w:num>
  <w:num w:numId="11">
    <w:abstractNumId w:val="1"/>
  </w:num>
  <w:num w:numId="12">
    <w:abstractNumId w:val="5"/>
  </w:num>
  <w:num w:numId="13">
    <w:abstractNumId w:val="3"/>
  </w:num>
  <w:num w:numId="14">
    <w:abstractNumId w:val="13"/>
  </w:num>
  <w:num w:numId="15">
    <w:abstractNumId w:val="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Osnat">
    <w15:presenceInfo w15:providerId="None" w15:userId="Osnat"/>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2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8FE"/>
    <w:rsid w:val="00022537"/>
    <w:rsid w:val="000475F7"/>
    <w:rsid w:val="000639AA"/>
    <w:rsid w:val="00064EA8"/>
    <w:rsid w:val="000832B9"/>
    <w:rsid w:val="0008785A"/>
    <w:rsid w:val="00092796"/>
    <w:rsid w:val="000C4208"/>
    <w:rsid w:val="000E6C09"/>
    <w:rsid w:val="001632FF"/>
    <w:rsid w:val="00180545"/>
    <w:rsid w:val="00180B3F"/>
    <w:rsid w:val="00181007"/>
    <w:rsid w:val="001B4073"/>
    <w:rsid w:val="001F04A1"/>
    <w:rsid w:val="00227485"/>
    <w:rsid w:val="00274551"/>
    <w:rsid w:val="00280F1B"/>
    <w:rsid w:val="002E3B9F"/>
    <w:rsid w:val="002E3DA1"/>
    <w:rsid w:val="003019BC"/>
    <w:rsid w:val="00354796"/>
    <w:rsid w:val="003613A7"/>
    <w:rsid w:val="00361D69"/>
    <w:rsid w:val="00385335"/>
    <w:rsid w:val="00395679"/>
    <w:rsid w:val="003D2EAC"/>
    <w:rsid w:val="003D635F"/>
    <w:rsid w:val="003D7E85"/>
    <w:rsid w:val="00445B4D"/>
    <w:rsid w:val="0047797D"/>
    <w:rsid w:val="00490395"/>
    <w:rsid w:val="004B6E87"/>
    <w:rsid w:val="004E3589"/>
    <w:rsid w:val="004F662D"/>
    <w:rsid w:val="004F7885"/>
    <w:rsid w:val="00512519"/>
    <w:rsid w:val="00542325"/>
    <w:rsid w:val="00563DA9"/>
    <w:rsid w:val="00576187"/>
    <w:rsid w:val="00585E67"/>
    <w:rsid w:val="005F149F"/>
    <w:rsid w:val="006126E5"/>
    <w:rsid w:val="00623910"/>
    <w:rsid w:val="00646413"/>
    <w:rsid w:val="00653688"/>
    <w:rsid w:val="00655E9C"/>
    <w:rsid w:val="00663591"/>
    <w:rsid w:val="00675D71"/>
    <w:rsid w:val="00685160"/>
    <w:rsid w:val="006C345C"/>
    <w:rsid w:val="006C6048"/>
    <w:rsid w:val="006E3BC6"/>
    <w:rsid w:val="006F52F7"/>
    <w:rsid w:val="007A1234"/>
    <w:rsid w:val="007C7976"/>
    <w:rsid w:val="00902B3B"/>
    <w:rsid w:val="0091285D"/>
    <w:rsid w:val="00930A01"/>
    <w:rsid w:val="00971D25"/>
    <w:rsid w:val="009959EA"/>
    <w:rsid w:val="009B5857"/>
    <w:rsid w:val="009C0396"/>
    <w:rsid w:val="009C311C"/>
    <w:rsid w:val="009D42F0"/>
    <w:rsid w:val="009E24D2"/>
    <w:rsid w:val="009F682C"/>
    <w:rsid w:val="00A06183"/>
    <w:rsid w:val="00A17A80"/>
    <w:rsid w:val="00A73FEA"/>
    <w:rsid w:val="00A80E96"/>
    <w:rsid w:val="00A8147C"/>
    <w:rsid w:val="00AA0BB5"/>
    <w:rsid w:val="00AB3FB1"/>
    <w:rsid w:val="00AD4686"/>
    <w:rsid w:val="00AE7F77"/>
    <w:rsid w:val="00B0306D"/>
    <w:rsid w:val="00B22ACF"/>
    <w:rsid w:val="00B573CE"/>
    <w:rsid w:val="00BA4A21"/>
    <w:rsid w:val="00BC1D05"/>
    <w:rsid w:val="00BC51CC"/>
    <w:rsid w:val="00BE2861"/>
    <w:rsid w:val="00BE48AD"/>
    <w:rsid w:val="00BF4059"/>
    <w:rsid w:val="00C133ED"/>
    <w:rsid w:val="00C47FDC"/>
    <w:rsid w:val="00CD4BC4"/>
    <w:rsid w:val="00D549BC"/>
    <w:rsid w:val="00D55245"/>
    <w:rsid w:val="00D93592"/>
    <w:rsid w:val="00D9750A"/>
    <w:rsid w:val="00DD21E9"/>
    <w:rsid w:val="00E01E87"/>
    <w:rsid w:val="00E043B2"/>
    <w:rsid w:val="00E73EA4"/>
    <w:rsid w:val="00E860FC"/>
    <w:rsid w:val="00EA6C2E"/>
    <w:rsid w:val="00EC0603"/>
    <w:rsid w:val="00ED5624"/>
    <w:rsid w:val="00F00E1A"/>
    <w:rsid w:val="00F148FE"/>
    <w:rsid w:val="00F330ED"/>
    <w:rsid w:val="00F70986"/>
    <w:rsid w:val="00F87F30"/>
    <w:rsid w:val="00FA3FAB"/>
    <w:rsid w:val="00FD0D77"/>
    <w:rsid w:val="00FD7794"/>
    <w:rsid w:val="00FF51EF"/>
    <w:rsid w:val="00FF548E"/>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DE7EC"/>
  <w15:chartTrackingRefBased/>
  <w15:docId w15:val="{BC8DC549-6CE0-4E88-8406-D81CE134E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97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48FE"/>
    <w:pPr>
      <w:ind w:left="720"/>
      <w:contextualSpacing/>
    </w:pPr>
  </w:style>
  <w:style w:type="paragraph" w:styleId="BalloonText">
    <w:name w:val="Balloon Text"/>
    <w:basedOn w:val="Normal"/>
    <w:link w:val="BalloonTextChar"/>
    <w:uiPriority w:val="99"/>
    <w:semiHidden/>
    <w:unhideWhenUsed/>
    <w:rsid w:val="00E043B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043B2"/>
    <w:rPr>
      <w:rFonts w:ascii="Segoe UI" w:hAnsi="Segoe UI" w:cs="Segoe UI"/>
      <w:sz w:val="18"/>
      <w:szCs w:val="18"/>
    </w:rPr>
  </w:style>
  <w:style w:type="paragraph" w:styleId="Revision">
    <w:name w:val="Revision"/>
    <w:hidden/>
    <w:uiPriority w:val="99"/>
    <w:semiHidden/>
    <w:rsid w:val="004E3589"/>
    <w:pPr>
      <w:spacing w:after="0" w:line="240" w:lineRule="auto"/>
    </w:pPr>
  </w:style>
  <w:style w:type="character" w:styleId="CommentReference">
    <w:name w:val="annotation reference"/>
    <w:basedOn w:val="DefaultParagraphFont"/>
    <w:uiPriority w:val="99"/>
    <w:semiHidden/>
    <w:unhideWhenUsed/>
    <w:rsid w:val="001632FF"/>
    <w:rPr>
      <w:sz w:val="16"/>
      <w:szCs w:val="16"/>
    </w:rPr>
  </w:style>
  <w:style w:type="paragraph" w:styleId="CommentText">
    <w:name w:val="annotation text"/>
    <w:basedOn w:val="Normal"/>
    <w:link w:val="CommentTextChar"/>
    <w:uiPriority w:val="99"/>
    <w:semiHidden/>
    <w:unhideWhenUsed/>
    <w:rsid w:val="001632FF"/>
    <w:pPr>
      <w:spacing w:line="240" w:lineRule="auto"/>
    </w:pPr>
    <w:rPr>
      <w:sz w:val="20"/>
      <w:szCs w:val="20"/>
    </w:rPr>
  </w:style>
  <w:style w:type="character" w:customStyle="1" w:styleId="CommentTextChar">
    <w:name w:val="Comment Text Char"/>
    <w:basedOn w:val="DefaultParagraphFont"/>
    <w:link w:val="CommentText"/>
    <w:uiPriority w:val="99"/>
    <w:semiHidden/>
    <w:rsid w:val="001632FF"/>
    <w:rPr>
      <w:sz w:val="20"/>
      <w:szCs w:val="20"/>
    </w:rPr>
  </w:style>
  <w:style w:type="paragraph" w:styleId="CommentSubject">
    <w:name w:val="annotation subject"/>
    <w:basedOn w:val="CommentText"/>
    <w:next w:val="CommentText"/>
    <w:link w:val="CommentSubjectChar"/>
    <w:uiPriority w:val="99"/>
    <w:semiHidden/>
    <w:unhideWhenUsed/>
    <w:rsid w:val="001632FF"/>
    <w:rPr>
      <w:b/>
      <w:bCs/>
    </w:rPr>
  </w:style>
  <w:style w:type="character" w:customStyle="1" w:styleId="CommentSubjectChar">
    <w:name w:val="Comment Subject Char"/>
    <w:basedOn w:val="CommentTextChar"/>
    <w:link w:val="CommentSubject"/>
    <w:uiPriority w:val="99"/>
    <w:semiHidden/>
    <w:rsid w:val="001632FF"/>
    <w:rPr>
      <w:b/>
      <w:bCs/>
      <w:sz w:val="20"/>
      <w:szCs w:val="20"/>
    </w:rPr>
  </w:style>
  <w:style w:type="character" w:styleId="Emphasis">
    <w:name w:val="Emphasis"/>
    <w:basedOn w:val="DefaultParagraphFont"/>
    <w:uiPriority w:val="20"/>
    <w:qFormat/>
    <w:rsid w:val="006C604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4791249">
      <w:bodyDiv w:val="1"/>
      <w:marLeft w:val="0"/>
      <w:marRight w:val="0"/>
      <w:marTop w:val="0"/>
      <w:marBottom w:val="0"/>
      <w:divBdr>
        <w:top w:val="none" w:sz="0" w:space="0" w:color="auto"/>
        <w:left w:val="none" w:sz="0" w:space="0" w:color="auto"/>
        <w:bottom w:val="none" w:sz="0" w:space="0" w:color="auto"/>
        <w:right w:val="none" w:sz="0" w:space="0" w:color="auto"/>
      </w:divBdr>
    </w:div>
    <w:div w:id="1001087092">
      <w:bodyDiv w:val="1"/>
      <w:marLeft w:val="0"/>
      <w:marRight w:val="0"/>
      <w:marTop w:val="0"/>
      <w:marBottom w:val="0"/>
      <w:divBdr>
        <w:top w:val="none" w:sz="0" w:space="0" w:color="auto"/>
        <w:left w:val="none" w:sz="0" w:space="0" w:color="auto"/>
        <w:bottom w:val="none" w:sz="0" w:space="0" w:color="auto"/>
        <w:right w:val="none" w:sz="0" w:space="0" w:color="auto"/>
      </w:divBdr>
      <w:divsChild>
        <w:div w:id="833375112">
          <w:marLeft w:val="547"/>
          <w:marRight w:val="0"/>
          <w:marTop w:val="0"/>
          <w:marBottom w:val="0"/>
          <w:divBdr>
            <w:top w:val="none" w:sz="0" w:space="0" w:color="auto"/>
            <w:left w:val="none" w:sz="0" w:space="0" w:color="auto"/>
            <w:bottom w:val="none" w:sz="0" w:space="0" w:color="auto"/>
            <w:right w:val="none" w:sz="0" w:space="0" w:color="auto"/>
          </w:divBdr>
        </w:div>
      </w:divsChild>
    </w:div>
    <w:div w:id="1032535675">
      <w:bodyDiv w:val="1"/>
      <w:marLeft w:val="0"/>
      <w:marRight w:val="0"/>
      <w:marTop w:val="0"/>
      <w:marBottom w:val="0"/>
      <w:divBdr>
        <w:top w:val="none" w:sz="0" w:space="0" w:color="auto"/>
        <w:left w:val="none" w:sz="0" w:space="0" w:color="auto"/>
        <w:bottom w:val="none" w:sz="0" w:space="0" w:color="auto"/>
        <w:right w:val="none" w:sz="0" w:space="0" w:color="auto"/>
      </w:divBdr>
      <w:divsChild>
        <w:div w:id="1678269151">
          <w:marLeft w:val="547"/>
          <w:marRight w:val="0"/>
          <w:marTop w:val="0"/>
          <w:marBottom w:val="0"/>
          <w:divBdr>
            <w:top w:val="none" w:sz="0" w:space="0" w:color="auto"/>
            <w:left w:val="none" w:sz="0" w:space="0" w:color="auto"/>
            <w:bottom w:val="none" w:sz="0" w:space="0" w:color="auto"/>
            <w:right w:val="none" w:sz="0" w:space="0" w:color="auto"/>
          </w:divBdr>
        </w:div>
        <w:div w:id="42103511">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microsoft.com/office/2011/relationships/commentsExtended" Target="commentsExtended.xml"/><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comments" Target="comments.xm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6.png"/><Relationship Id="rId28" Type="http://schemas.microsoft.com/office/2016/09/relationships/commentsIds" Target="commentsIds.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02F328-5B30-4109-88FA-037A67E9E8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TotalTime>
  <Pages>1</Pages>
  <Words>1305</Words>
  <Characters>7439</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dc:creator>
  <cp:keywords/>
  <dc:description/>
  <cp:lastModifiedBy>Osnat</cp:lastModifiedBy>
  <cp:revision>11</cp:revision>
  <dcterms:created xsi:type="dcterms:W3CDTF">2020-02-06T09:45:00Z</dcterms:created>
  <dcterms:modified xsi:type="dcterms:W3CDTF">2020-02-20T09:26:00Z</dcterms:modified>
</cp:coreProperties>
</file>